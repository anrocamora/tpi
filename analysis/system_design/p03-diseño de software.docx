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8583E" w14:textId="149931E4" w:rsidR="00F30557" w:rsidRPr="00621A25" w:rsidRDefault="00F60834" w:rsidP="002B5554">
      <w:pPr>
        <w:pStyle w:val="Title"/>
        <w:tabs>
          <w:tab w:val="left" w:pos="9105"/>
        </w:tabs>
        <w:rPr>
          <w:lang w:val="es-ES"/>
        </w:rPr>
      </w:pPr>
      <w:r w:rsidRPr="00070106">
        <w:rPr>
          <w:lang w:val="en-US"/>
        </w:rPr>
        <w:fldChar w:fldCharType="begin"/>
      </w:r>
      <w:r w:rsidR="00DB7C39" w:rsidRPr="00621A25">
        <w:rPr>
          <w:lang w:val="es-ES"/>
        </w:rPr>
        <w:instrText xml:space="preserve"> TITLE   \* </w:instrText>
      </w:r>
      <w:r w:rsidR="0097361F" w:rsidRPr="00621A25">
        <w:rPr>
          <w:lang w:val="es-ES"/>
        </w:rPr>
        <w:instrText>CHARFORMAT</w:instrText>
      </w:r>
      <w:r w:rsidR="00DB7C39" w:rsidRPr="00621A25">
        <w:rPr>
          <w:lang w:val="es-ES"/>
        </w:rPr>
        <w:instrText xml:space="preserve"> </w:instrText>
      </w:r>
      <w:r w:rsidRPr="00070106">
        <w:rPr>
          <w:lang w:val="en-US"/>
        </w:rPr>
        <w:fldChar w:fldCharType="separate"/>
      </w:r>
      <w:r w:rsidR="0077027F">
        <w:rPr>
          <w:lang w:val="es-ES"/>
        </w:rPr>
        <w:t>Diseño de software</w:t>
      </w:r>
      <w:r w:rsidRPr="00070106">
        <w:rPr>
          <w:lang w:val="en-US"/>
        </w:rPr>
        <w:fldChar w:fldCharType="end"/>
      </w:r>
    </w:p>
    <w:p w14:paraId="20FE2DE6" w14:textId="45061B51" w:rsidR="00F30557" w:rsidRPr="00621A25" w:rsidRDefault="00F60834">
      <w:pPr>
        <w:pStyle w:val="Subtitle"/>
        <w:rPr>
          <w:lang w:val="es-ES"/>
        </w:rPr>
      </w:pPr>
      <w:r>
        <w:rPr>
          <w:lang w:val="en-US"/>
        </w:rPr>
        <w:fldChar w:fldCharType="begin"/>
      </w:r>
      <w:r w:rsidR="0099249C" w:rsidRPr="00621A25">
        <w:rPr>
          <w:lang w:val="es-ES"/>
        </w:rPr>
        <w:instrText xml:space="preserve"> DOCPROPERTY  "Project Name" </w:instrText>
      </w:r>
      <w:r>
        <w:rPr>
          <w:lang w:val="en-US"/>
        </w:rPr>
        <w:fldChar w:fldCharType="separate"/>
      </w:r>
      <w:r w:rsidR="0077027F">
        <w:rPr>
          <w:lang w:val="es-ES"/>
        </w:rPr>
        <w:t>Suministro e implantación de una Plataforma Integral para la Gestión y el Procesamiento de datos genómicos en el Servicio Navarro de Salud</w:t>
      </w:r>
      <w:r>
        <w:rPr>
          <w:lang w:val="en-US"/>
        </w:rPr>
        <w:fldChar w:fldCharType="end"/>
      </w:r>
    </w:p>
    <w:p w14:paraId="52338F32" w14:textId="02F44D0D" w:rsidR="00F30557" w:rsidRPr="00070106" w:rsidRDefault="00F60834" w:rsidP="004D508C">
      <w:pPr>
        <w:pStyle w:val="BodyText"/>
        <w:spacing w:before="360" w:after="360"/>
        <w:rPr>
          <w:rStyle w:val="Strong"/>
          <w:lang w:val="en-US"/>
        </w:rPr>
      </w:pPr>
      <w:r w:rsidRPr="00070106">
        <w:rPr>
          <w:rStyle w:val="Strong"/>
          <w:lang w:val="en-US"/>
        </w:rPr>
        <w:fldChar w:fldCharType="begin"/>
      </w:r>
      <w:r w:rsidR="003440FE" w:rsidRPr="00070106">
        <w:rPr>
          <w:rStyle w:val="Strong"/>
          <w:lang w:val="en-US"/>
        </w:rPr>
        <w:instrText xml:space="preserve"> DOCPROPERTY  "Business Unit"  \* </w:instrText>
      </w:r>
      <w:r w:rsidR="0097361F" w:rsidRPr="00070106">
        <w:rPr>
          <w:rStyle w:val="Strong"/>
          <w:lang w:val="en-US"/>
        </w:rPr>
        <w:instrText>CHARFORMAT</w:instrText>
      </w:r>
      <w:r w:rsidR="003440FE" w:rsidRPr="00070106">
        <w:rPr>
          <w:rStyle w:val="Strong"/>
          <w:lang w:val="en-US"/>
        </w:rPr>
        <w:instrText xml:space="preserve"> </w:instrText>
      </w:r>
      <w:r w:rsidRPr="00070106">
        <w:rPr>
          <w:rStyle w:val="Strong"/>
          <w:lang w:val="en-US"/>
        </w:rPr>
        <w:fldChar w:fldCharType="separate"/>
      </w:r>
      <w:r w:rsidR="0077027F">
        <w:rPr>
          <w:rStyle w:val="Strong"/>
          <w:lang w:val="en-US"/>
        </w:rPr>
        <w:t>Business Unit: go to doc properties</w:t>
      </w:r>
      <w:r w:rsidRPr="00070106">
        <w:rPr>
          <w:rStyle w:val="Strong"/>
          <w:lang w:val="en-US"/>
        </w:rPr>
        <w:fldChar w:fldCharType="end"/>
      </w:r>
    </w:p>
    <w:p w14:paraId="1F094550" w14:textId="3B5E541A" w:rsidR="00F30557" w:rsidRPr="00070106" w:rsidRDefault="002914EB">
      <w:pPr>
        <w:pStyle w:val="VersionAnnotation"/>
        <w:rPr>
          <w:lang w:val="en-US"/>
        </w:rPr>
      </w:pPr>
      <w:r w:rsidRPr="00070106">
        <w:rPr>
          <w:lang w:val="en-US"/>
        </w:rPr>
        <w:t>Version</w:t>
      </w:r>
      <w:r w:rsidRPr="00070106">
        <w:rPr>
          <w:lang w:val="en-US"/>
        </w:rPr>
        <w:tab/>
      </w:r>
      <w:r w:rsidR="00F60834" w:rsidRPr="00070106">
        <w:rPr>
          <w:lang w:val="en-US"/>
        </w:rPr>
        <w:fldChar w:fldCharType="begin"/>
      </w:r>
      <w:r w:rsidR="003440FE" w:rsidRPr="00070106">
        <w:rPr>
          <w:lang w:val="en-US"/>
        </w:rPr>
        <w:instrText xml:space="preserve"> DOCPROPERTY  "Version Number"  \* </w:instrText>
      </w:r>
      <w:r w:rsidR="0097361F" w:rsidRPr="00070106">
        <w:rPr>
          <w:lang w:val="en-US"/>
        </w:rPr>
        <w:instrText>CHARFORMAT</w:instrText>
      </w:r>
      <w:r w:rsidR="003440FE" w:rsidRPr="00070106">
        <w:rPr>
          <w:lang w:val="en-US"/>
        </w:rPr>
        <w:instrText xml:space="preserve"> </w:instrText>
      </w:r>
      <w:r w:rsidR="00F60834" w:rsidRPr="00070106">
        <w:rPr>
          <w:lang w:val="en-US"/>
        </w:rPr>
        <w:fldChar w:fldCharType="separate"/>
      </w:r>
      <w:r w:rsidR="0077027F">
        <w:rPr>
          <w:lang w:val="en-US"/>
        </w:rPr>
        <w:t>0.1</w:t>
      </w:r>
      <w:r w:rsidR="00F60834" w:rsidRPr="00070106">
        <w:rPr>
          <w:lang w:val="en-US"/>
        </w:rPr>
        <w:fldChar w:fldCharType="end"/>
      </w:r>
    </w:p>
    <w:p w14:paraId="41B4C0DD" w14:textId="59395D96" w:rsidR="00F30557" w:rsidRPr="00070106" w:rsidRDefault="008D7EDA">
      <w:pPr>
        <w:pStyle w:val="VersionAnnotation"/>
        <w:rPr>
          <w:lang w:val="en-US"/>
        </w:rPr>
      </w:pPr>
      <w:r w:rsidRPr="00070106">
        <w:rPr>
          <w:lang w:val="en-US"/>
        </w:rPr>
        <w:t xml:space="preserve">Last </w:t>
      </w:r>
      <w:r w:rsidR="00D951BD" w:rsidRPr="00070106">
        <w:rPr>
          <w:lang w:val="en-US"/>
        </w:rPr>
        <w:t>r</w:t>
      </w:r>
      <w:r w:rsidRPr="00070106">
        <w:rPr>
          <w:lang w:val="en-US"/>
        </w:rPr>
        <w:t>evised</w:t>
      </w:r>
      <w:r w:rsidR="0015772C" w:rsidRPr="00070106">
        <w:rPr>
          <w:lang w:val="en-US"/>
        </w:rPr>
        <w:tab/>
      </w:r>
      <w:r w:rsidR="00F60834" w:rsidRPr="00070106">
        <w:rPr>
          <w:lang w:val="en-US"/>
        </w:rPr>
        <w:fldChar w:fldCharType="begin"/>
      </w:r>
      <w:r w:rsidR="003440FE" w:rsidRPr="00070106">
        <w:rPr>
          <w:lang w:val="en-US"/>
        </w:rPr>
        <w:instrText xml:space="preserve"> DOCPROPERTY  "Status Date"  \* </w:instrText>
      </w:r>
      <w:r w:rsidR="0097361F" w:rsidRPr="00070106">
        <w:rPr>
          <w:lang w:val="en-US"/>
        </w:rPr>
        <w:instrText>CHARFORMAT</w:instrText>
      </w:r>
      <w:r w:rsidR="003440FE" w:rsidRPr="00070106">
        <w:rPr>
          <w:lang w:val="en-US"/>
        </w:rPr>
        <w:instrText xml:space="preserve"> </w:instrText>
      </w:r>
      <w:r w:rsidR="00F60834" w:rsidRPr="00070106">
        <w:rPr>
          <w:lang w:val="en-US"/>
        </w:rPr>
        <w:fldChar w:fldCharType="separate"/>
      </w:r>
      <w:r w:rsidR="0077027F">
        <w:rPr>
          <w:lang w:val="en-US"/>
        </w:rPr>
        <w:t>2026-02-13</w:t>
      </w:r>
      <w:r w:rsidR="00F60834" w:rsidRPr="00070106">
        <w:rPr>
          <w:lang w:val="en-US"/>
        </w:rPr>
        <w:fldChar w:fldCharType="end"/>
      </w:r>
    </w:p>
    <w:p w14:paraId="4E57BDF8" w14:textId="03C8ED23" w:rsidR="00F30557" w:rsidRPr="00070106" w:rsidRDefault="002914EB">
      <w:pPr>
        <w:pStyle w:val="VersionAnnotation"/>
        <w:rPr>
          <w:lang w:val="en-US"/>
        </w:rPr>
      </w:pPr>
      <w:r w:rsidRPr="00070106">
        <w:rPr>
          <w:lang w:val="en-US"/>
        </w:rPr>
        <w:t>Status</w:t>
      </w:r>
      <w:r w:rsidRPr="00070106">
        <w:rPr>
          <w:lang w:val="en-US"/>
        </w:rPr>
        <w:tab/>
      </w:r>
      <w:r w:rsidRPr="00070106">
        <w:rPr>
          <w:lang w:val="en-US"/>
        </w:rPr>
        <w:tab/>
      </w:r>
      <w:r w:rsidR="00F60834" w:rsidRPr="00070106">
        <w:rPr>
          <w:lang w:val="en-US"/>
        </w:rPr>
        <w:fldChar w:fldCharType="begin"/>
      </w:r>
      <w:r w:rsidR="003440FE" w:rsidRPr="00070106">
        <w:rPr>
          <w:lang w:val="en-US"/>
        </w:rPr>
        <w:instrText xml:space="preserve"> DOCPROPERTY "Status"  \* </w:instrText>
      </w:r>
      <w:r w:rsidR="0097361F" w:rsidRPr="00070106">
        <w:rPr>
          <w:lang w:val="en-US"/>
        </w:rPr>
        <w:instrText>CHARFORMAT</w:instrText>
      </w:r>
      <w:r w:rsidR="003440FE" w:rsidRPr="00070106">
        <w:rPr>
          <w:lang w:val="en-US"/>
        </w:rPr>
        <w:instrText xml:space="preserve"> </w:instrText>
      </w:r>
      <w:r w:rsidR="00F60834" w:rsidRPr="00070106">
        <w:rPr>
          <w:lang w:val="en-US"/>
        </w:rPr>
        <w:fldChar w:fldCharType="separate"/>
      </w:r>
      <w:r w:rsidR="0077027F">
        <w:rPr>
          <w:lang w:val="en-US"/>
        </w:rPr>
        <w:t>In Progress</w:t>
      </w:r>
      <w:r w:rsidR="00F60834" w:rsidRPr="00070106">
        <w:rPr>
          <w:lang w:val="en-US"/>
        </w:rPr>
        <w:fldChar w:fldCharType="end"/>
      </w:r>
    </w:p>
    <w:p w14:paraId="171FAB36" w14:textId="3BD5F8C5" w:rsidR="00F30557" w:rsidRPr="00070106" w:rsidRDefault="002914EB">
      <w:pPr>
        <w:pStyle w:val="VersionAnnotation"/>
        <w:rPr>
          <w:lang w:val="en-US"/>
        </w:rPr>
      </w:pPr>
      <w:r w:rsidRPr="00070106">
        <w:rPr>
          <w:lang w:val="en-US"/>
        </w:rPr>
        <w:t>Aut</w:t>
      </w:r>
      <w:r w:rsidR="008D7EDA" w:rsidRPr="00070106">
        <w:rPr>
          <w:lang w:val="en-US"/>
        </w:rPr>
        <w:t>h</w:t>
      </w:r>
      <w:r w:rsidRPr="00070106">
        <w:rPr>
          <w:lang w:val="en-US"/>
        </w:rPr>
        <w:t>or</w:t>
      </w:r>
      <w:r w:rsidRPr="00070106">
        <w:rPr>
          <w:lang w:val="en-US"/>
        </w:rPr>
        <w:tab/>
      </w:r>
      <w:r w:rsidRPr="00070106">
        <w:rPr>
          <w:lang w:val="en-US"/>
        </w:rPr>
        <w:tab/>
      </w:r>
      <w:r w:rsidR="00F60834" w:rsidRPr="00070106">
        <w:rPr>
          <w:lang w:val="en-US"/>
        </w:rPr>
        <w:fldChar w:fldCharType="begin"/>
      </w:r>
      <w:r w:rsidR="00A55574" w:rsidRPr="00070106">
        <w:rPr>
          <w:lang w:val="en-US"/>
        </w:rPr>
        <w:instrText xml:space="preserve"> DOCPROPERTY  Author  \* </w:instrText>
      </w:r>
      <w:r w:rsidR="0097361F" w:rsidRPr="00070106">
        <w:rPr>
          <w:lang w:val="en-US"/>
        </w:rPr>
        <w:instrText>CHARFORMAT</w:instrText>
      </w:r>
      <w:r w:rsidR="00A55574" w:rsidRPr="00070106">
        <w:rPr>
          <w:lang w:val="en-US"/>
        </w:rPr>
        <w:instrText xml:space="preserve"> </w:instrText>
      </w:r>
      <w:r w:rsidR="00F60834" w:rsidRPr="00070106">
        <w:rPr>
          <w:lang w:val="en-US"/>
        </w:rPr>
        <w:fldChar w:fldCharType="separate"/>
      </w:r>
      <w:r w:rsidR="0077027F">
        <w:rPr>
          <w:lang w:val="en-US"/>
        </w:rPr>
        <w:t>Cristian.Requena@t-systems.com;D.PUN@t-systems.com;IBustamante@t-systems.com;ENRIC.PINSACH-LACRUZ@t-systems.com;Ionut-Mihai.Vladasel-Stania@t-systems.com;ANTONIO-JOSE.ROCAMORA-TERRES@t-systems.com</w:t>
      </w:r>
      <w:r w:rsidR="00F60834" w:rsidRPr="00070106">
        <w:rPr>
          <w:lang w:val="en-US"/>
        </w:rPr>
        <w:fldChar w:fldCharType="end"/>
      </w:r>
    </w:p>
    <w:p w14:paraId="34F80179" w14:textId="3BF54202" w:rsidR="00F30557" w:rsidRPr="00070106" w:rsidRDefault="00C6100C" w:rsidP="00AF3AB6">
      <w:pPr>
        <w:pStyle w:val="NondisclosureAnnotation"/>
        <w:jc w:val="left"/>
        <w:rPr>
          <w:lang w:val="en-US"/>
        </w:rPr>
      </w:pPr>
      <w:r w:rsidRPr="00070106">
        <w:rPr>
          <w:lang w:val="en-US"/>
        </w:rPr>
        <w:t>Protection c</w:t>
      </w:r>
      <w:r w:rsidR="009E6D32" w:rsidRPr="00070106">
        <w:rPr>
          <w:lang w:val="en-US"/>
        </w:rPr>
        <w:t>ategory</w:t>
      </w:r>
      <w:r w:rsidR="002914EB" w:rsidRPr="00070106">
        <w:rPr>
          <w:lang w:val="en-US"/>
        </w:rPr>
        <w:t xml:space="preserve">: </w:t>
      </w:r>
      <w:r w:rsidR="00F60834" w:rsidRPr="00070106">
        <w:rPr>
          <w:lang w:val="en-US"/>
        </w:rPr>
        <w:fldChar w:fldCharType="begin"/>
      </w:r>
      <w:r w:rsidR="003440FE" w:rsidRPr="00070106">
        <w:rPr>
          <w:lang w:val="en-US"/>
        </w:rPr>
        <w:instrText xml:space="preserve"> DOCPROPERTY  "Privacy Note</w:instrText>
      </w:r>
      <w:r w:rsidR="00010FE8" w:rsidRPr="00070106">
        <w:rPr>
          <w:lang w:val="en-US"/>
        </w:rPr>
        <w:instrText>s</w:instrText>
      </w:r>
      <w:r w:rsidR="003440FE" w:rsidRPr="00070106">
        <w:rPr>
          <w:lang w:val="en-US"/>
        </w:rPr>
        <w:instrText xml:space="preserve">"  \* </w:instrText>
      </w:r>
      <w:r w:rsidR="0097361F" w:rsidRPr="00070106">
        <w:rPr>
          <w:lang w:val="en-US"/>
        </w:rPr>
        <w:instrText>CHARFORMAT</w:instrText>
      </w:r>
      <w:r w:rsidR="003440FE" w:rsidRPr="00070106">
        <w:rPr>
          <w:lang w:val="en-US"/>
        </w:rPr>
        <w:instrText xml:space="preserve"> </w:instrText>
      </w:r>
      <w:r w:rsidR="00F60834" w:rsidRPr="00070106">
        <w:rPr>
          <w:lang w:val="en-US"/>
        </w:rPr>
        <w:fldChar w:fldCharType="separate"/>
      </w:r>
      <w:r w:rsidR="0077027F">
        <w:rPr>
          <w:lang w:val="en-US"/>
        </w:rPr>
        <w:t>Privacy Notes: go to doc properties</w:t>
      </w:r>
      <w:r w:rsidR="00F60834" w:rsidRPr="00070106">
        <w:rPr>
          <w:lang w:val="en-US"/>
        </w:rPr>
        <w:fldChar w:fldCharType="end"/>
      </w:r>
    </w:p>
    <w:p w14:paraId="295D440B" w14:textId="77777777" w:rsidR="00AF3AB6" w:rsidRPr="00070106" w:rsidRDefault="00AF3AB6" w:rsidP="00AF3AB6">
      <w:pPr>
        <w:pStyle w:val="NondisclosureAnnotation"/>
        <w:jc w:val="left"/>
        <w:rPr>
          <w:lang w:val="en-US"/>
        </w:rPr>
        <w:sectPr w:rsidR="00AF3AB6" w:rsidRPr="00070106" w:rsidSect="00EF35F9">
          <w:headerReference w:type="even" r:id="rId11"/>
          <w:headerReference w:type="default" r:id="rId12"/>
          <w:footerReference w:type="even" r:id="rId13"/>
          <w:footerReference w:type="default" r:id="rId14"/>
          <w:headerReference w:type="first" r:id="rId15"/>
          <w:footerReference w:type="first" r:id="rId16"/>
          <w:type w:val="continuous"/>
          <w:pgSz w:w="11900" w:h="16840"/>
          <w:pgMar w:top="9990" w:right="1020" w:bottom="595" w:left="1020" w:header="595" w:footer="595" w:gutter="0"/>
          <w:cols w:space="708"/>
          <w:titlePg/>
        </w:sectPr>
      </w:pPr>
    </w:p>
    <w:p w14:paraId="7A081F9A" w14:textId="77777777" w:rsidR="00E524C8" w:rsidRPr="00070106" w:rsidRDefault="008D7EDA" w:rsidP="00E524C8">
      <w:pPr>
        <w:pStyle w:val="TOCHeading1"/>
        <w:rPr>
          <w:lang w:val="en-US"/>
        </w:rPr>
      </w:pPr>
      <w:bookmarkStart w:id="0" w:name="_Toc221845456"/>
      <w:r w:rsidRPr="00070106">
        <w:rPr>
          <w:lang w:val="en-US"/>
        </w:rPr>
        <w:t>Imprint</w:t>
      </w:r>
      <w:bookmarkEnd w:id="0"/>
    </w:p>
    <w:tbl>
      <w:tblPr>
        <w:tblStyle w:val="TSTable"/>
        <w:tblW w:w="8948" w:type="dxa"/>
        <w:tblBorders>
          <w:top w:val="single" w:sz="12" w:space="0" w:color="808080"/>
          <w:left w:val="nil"/>
          <w:bottom w:val="single" w:sz="12" w:space="0" w:color="808080"/>
          <w:right w:val="nil"/>
          <w:insideH w:val="nil"/>
          <w:insideV w:val="nil"/>
        </w:tblBorders>
        <w:tblLayout w:type="fixed"/>
        <w:tblLook w:val="0000" w:firstRow="0" w:lastRow="0" w:firstColumn="0" w:lastColumn="0" w:noHBand="0" w:noVBand="0"/>
      </w:tblPr>
      <w:tblGrid>
        <w:gridCol w:w="2488"/>
        <w:gridCol w:w="3230"/>
        <w:gridCol w:w="3230"/>
      </w:tblGrid>
      <w:tr w:rsidR="00F30557" w:rsidRPr="0077027F" w14:paraId="67BAD808" w14:textId="77777777" w:rsidTr="000A41D8">
        <w:trPr>
          <w:trHeight w:val="1375"/>
        </w:trPr>
        <w:tc>
          <w:tcPr>
            <w:tcW w:w="8948" w:type="dxa"/>
            <w:gridSpan w:val="3"/>
            <w:tcBorders>
              <w:top w:val="single" w:sz="18" w:space="0" w:color="E20074"/>
              <w:bottom w:val="single" w:sz="4" w:space="0" w:color="000000"/>
            </w:tcBorders>
          </w:tcPr>
          <w:p w14:paraId="24B14D56" w14:textId="77777777" w:rsidR="00F30557" w:rsidRPr="00070106" w:rsidRDefault="008D7EDA" w:rsidP="001E34F2">
            <w:pPr>
              <w:pStyle w:val="TableText"/>
              <w:rPr>
                <w:rStyle w:val="Strong"/>
                <w:lang w:val="en-US"/>
              </w:rPr>
            </w:pPr>
            <w:r w:rsidRPr="00070106">
              <w:rPr>
                <w:rStyle w:val="Strong"/>
                <w:lang w:val="en-US"/>
              </w:rPr>
              <w:t>Issued by</w:t>
            </w:r>
          </w:p>
          <w:p w14:paraId="40F08F6B" w14:textId="5BBB4B2A" w:rsidR="00F30557" w:rsidRPr="00070106" w:rsidRDefault="00F60834" w:rsidP="001E34F2">
            <w:pPr>
              <w:pStyle w:val="TableText"/>
              <w:rPr>
                <w:rFonts w:cs="Arial"/>
                <w:bCs/>
                <w:color w:val="000000"/>
                <w:lang w:val="en-US"/>
              </w:rPr>
            </w:pPr>
            <w:r w:rsidRPr="00070106">
              <w:rPr>
                <w:bCs/>
                <w:lang w:val="en-US"/>
              </w:rPr>
              <w:fldChar w:fldCharType="begin"/>
            </w:r>
            <w:r w:rsidR="003440FE" w:rsidRPr="00070106">
              <w:rPr>
                <w:lang w:val="en-US"/>
              </w:rPr>
              <w:instrText xml:space="preserve"> DOCPROPERTY  "Legal Unit"  \* </w:instrText>
            </w:r>
            <w:r w:rsidR="0097361F" w:rsidRPr="00070106">
              <w:rPr>
                <w:lang w:val="en-US"/>
              </w:rPr>
              <w:instrText>CHARFORMAT</w:instrText>
            </w:r>
            <w:r w:rsidR="003440FE" w:rsidRPr="00070106">
              <w:rPr>
                <w:lang w:val="en-US"/>
              </w:rPr>
              <w:instrText xml:space="preserve"> </w:instrText>
            </w:r>
            <w:r w:rsidRPr="00070106">
              <w:rPr>
                <w:bCs/>
                <w:lang w:val="en-US"/>
              </w:rPr>
              <w:fldChar w:fldCharType="separate"/>
            </w:r>
            <w:r w:rsidR="0077027F">
              <w:rPr>
                <w:lang w:val="en-US"/>
              </w:rPr>
              <w:t>Legal Unit: go to doc properties</w:t>
            </w:r>
            <w:r w:rsidRPr="00070106">
              <w:rPr>
                <w:rFonts w:cs="Arial"/>
                <w:bCs/>
                <w:color w:val="000000"/>
                <w:lang w:val="en-US"/>
              </w:rPr>
              <w:fldChar w:fldCharType="end"/>
            </w:r>
            <w:r w:rsidR="002914EB" w:rsidRPr="00070106">
              <w:rPr>
                <w:lang w:val="en-US"/>
              </w:rPr>
              <w:br/>
            </w:r>
            <w:r w:rsidRPr="00070106">
              <w:rPr>
                <w:rFonts w:cs="Arial"/>
                <w:bCs/>
                <w:color w:val="000000"/>
                <w:lang w:val="en-US"/>
              </w:rPr>
              <w:fldChar w:fldCharType="begin"/>
            </w:r>
            <w:r w:rsidR="002914EB" w:rsidRPr="00070106">
              <w:rPr>
                <w:rFonts w:cs="Arial"/>
                <w:color w:val="000000"/>
                <w:lang w:val="en-US"/>
              </w:rPr>
              <w:instrText xml:space="preserve"> DOCPROPERTY  "Industry Line/Service Line" </w:instrText>
            </w:r>
            <w:r w:rsidRPr="00070106">
              <w:rPr>
                <w:rFonts w:cs="Arial"/>
                <w:bCs/>
                <w:color w:val="000000"/>
                <w:lang w:val="en-US"/>
              </w:rPr>
              <w:fldChar w:fldCharType="separate"/>
            </w:r>
            <w:r w:rsidR="0077027F">
              <w:rPr>
                <w:rFonts w:cs="Arial"/>
                <w:color w:val="000000"/>
                <w:lang w:val="en-US"/>
              </w:rPr>
              <w:t>Industry Line/Service Line: go to doc properties</w:t>
            </w:r>
            <w:r w:rsidRPr="00070106">
              <w:rPr>
                <w:rFonts w:cs="Arial"/>
                <w:bCs/>
                <w:color w:val="000000"/>
                <w:lang w:val="en-US"/>
              </w:rPr>
              <w:fldChar w:fldCharType="end"/>
            </w:r>
            <w:r w:rsidR="002914EB" w:rsidRPr="00070106">
              <w:rPr>
                <w:lang w:val="en-US"/>
              </w:rPr>
              <w:br/>
            </w:r>
            <w:r w:rsidRPr="00070106">
              <w:rPr>
                <w:rFonts w:cs="Arial"/>
                <w:bCs/>
                <w:color w:val="000000"/>
                <w:lang w:val="en-US"/>
              </w:rPr>
              <w:fldChar w:fldCharType="begin"/>
            </w:r>
            <w:r w:rsidR="002914EB" w:rsidRPr="00070106">
              <w:rPr>
                <w:rFonts w:cs="Arial"/>
                <w:color w:val="000000"/>
                <w:lang w:val="en-US"/>
              </w:rPr>
              <w:instrText xml:space="preserve"> DOCPROPERTY  Address </w:instrText>
            </w:r>
            <w:r w:rsidRPr="00070106">
              <w:rPr>
                <w:rFonts w:cs="Arial"/>
                <w:bCs/>
                <w:color w:val="000000"/>
                <w:lang w:val="en-US"/>
              </w:rPr>
              <w:fldChar w:fldCharType="separate"/>
            </w:r>
            <w:r w:rsidR="0077027F">
              <w:rPr>
                <w:rFonts w:cs="Arial"/>
                <w:color w:val="000000"/>
                <w:lang w:val="en-US"/>
              </w:rPr>
              <w:t>Address: go to doc properties</w:t>
            </w:r>
            <w:r w:rsidRPr="00070106">
              <w:rPr>
                <w:rFonts w:cs="Arial"/>
                <w:bCs/>
                <w:color w:val="000000"/>
                <w:lang w:val="en-US"/>
              </w:rPr>
              <w:fldChar w:fldCharType="end"/>
            </w:r>
          </w:p>
        </w:tc>
      </w:tr>
      <w:tr w:rsidR="00F30557" w:rsidRPr="0077027F" w14:paraId="1C1FAFD3" w14:textId="77777777" w:rsidTr="000A41D8">
        <w:trPr>
          <w:trHeight w:val="830"/>
        </w:trPr>
        <w:tc>
          <w:tcPr>
            <w:tcW w:w="2488" w:type="dxa"/>
            <w:tcBorders>
              <w:top w:val="single" w:sz="4" w:space="0" w:color="000000"/>
              <w:bottom w:val="single" w:sz="4" w:space="0" w:color="000000"/>
            </w:tcBorders>
          </w:tcPr>
          <w:p w14:paraId="05FE94C9" w14:textId="77777777" w:rsidR="00F30557" w:rsidRPr="00473AE9" w:rsidRDefault="008D7EDA">
            <w:pPr>
              <w:pStyle w:val="TableText"/>
              <w:rPr>
                <w:rStyle w:val="Strong"/>
                <w:lang w:val="es-ES"/>
              </w:rPr>
            </w:pPr>
            <w:r w:rsidRPr="00473AE9">
              <w:rPr>
                <w:rStyle w:val="Strong"/>
                <w:lang w:val="es-ES"/>
              </w:rPr>
              <w:t xml:space="preserve">File </w:t>
            </w:r>
            <w:proofErr w:type="spellStart"/>
            <w:r w:rsidRPr="00473AE9">
              <w:rPr>
                <w:rStyle w:val="Strong"/>
                <w:lang w:val="es-ES"/>
              </w:rPr>
              <w:t>name</w:t>
            </w:r>
            <w:proofErr w:type="spellEnd"/>
          </w:p>
          <w:p w14:paraId="129E8963" w14:textId="09ADC7BB" w:rsidR="00F30557" w:rsidRPr="00473AE9" w:rsidRDefault="00F60834">
            <w:pPr>
              <w:pStyle w:val="TableText"/>
              <w:rPr>
                <w:rFonts w:cs="Arial"/>
                <w:color w:val="000000"/>
                <w:lang w:val="es-ES"/>
              </w:rPr>
            </w:pPr>
            <w:r w:rsidRPr="00070106">
              <w:rPr>
                <w:lang w:val="en-US"/>
              </w:rPr>
              <w:fldChar w:fldCharType="begin"/>
            </w:r>
            <w:r w:rsidR="00A55574" w:rsidRPr="00473AE9">
              <w:rPr>
                <w:lang w:val="es-ES"/>
              </w:rPr>
              <w:instrText xml:space="preserve"> FILENAME   \* </w:instrText>
            </w:r>
            <w:r w:rsidR="0097361F" w:rsidRPr="00473AE9">
              <w:rPr>
                <w:lang w:val="es-ES"/>
              </w:rPr>
              <w:instrText>CHARFORMAT</w:instrText>
            </w:r>
            <w:r w:rsidR="00A55574" w:rsidRPr="00473AE9">
              <w:rPr>
                <w:lang w:val="es-ES"/>
              </w:rPr>
              <w:instrText xml:space="preserve"> </w:instrText>
            </w:r>
            <w:r w:rsidRPr="00070106">
              <w:rPr>
                <w:lang w:val="en-US"/>
              </w:rPr>
              <w:fldChar w:fldCharType="separate"/>
            </w:r>
            <w:r w:rsidR="0077027F">
              <w:rPr>
                <w:noProof/>
                <w:lang w:val="es-ES"/>
              </w:rPr>
              <w:t>p03-diseño de software.docx</w:t>
            </w:r>
            <w:r w:rsidRPr="00070106">
              <w:rPr>
                <w:rFonts w:cs="Arial"/>
                <w:color w:val="000000"/>
                <w:lang w:val="en-US"/>
              </w:rPr>
              <w:fldChar w:fldCharType="end"/>
            </w:r>
          </w:p>
        </w:tc>
        <w:tc>
          <w:tcPr>
            <w:tcW w:w="3230" w:type="dxa"/>
            <w:tcBorders>
              <w:top w:val="single" w:sz="4" w:space="0" w:color="000000"/>
              <w:bottom w:val="single" w:sz="4" w:space="0" w:color="000000"/>
            </w:tcBorders>
          </w:tcPr>
          <w:p w14:paraId="67094E70" w14:textId="77777777" w:rsidR="00F30557" w:rsidRPr="00070106" w:rsidRDefault="008D7EDA">
            <w:pPr>
              <w:pStyle w:val="TableText"/>
              <w:rPr>
                <w:rStyle w:val="Strong"/>
                <w:lang w:val="en-US"/>
              </w:rPr>
            </w:pPr>
            <w:r w:rsidRPr="00070106">
              <w:rPr>
                <w:rStyle w:val="Strong"/>
                <w:lang w:val="en-US"/>
              </w:rPr>
              <w:t>Document number</w:t>
            </w:r>
          </w:p>
          <w:p w14:paraId="6B1316B8" w14:textId="655D836C" w:rsidR="00F30557" w:rsidRPr="00070106" w:rsidRDefault="00F60834">
            <w:pPr>
              <w:pStyle w:val="TableText"/>
              <w:rPr>
                <w:rFonts w:cs="Arial"/>
                <w:color w:val="000000"/>
                <w:lang w:val="en-US"/>
              </w:rPr>
            </w:pPr>
            <w:r w:rsidRPr="00070106">
              <w:rPr>
                <w:rFonts w:cs="Arial"/>
                <w:color w:val="000000"/>
                <w:lang w:val="en-US"/>
              </w:rPr>
              <w:fldChar w:fldCharType="begin"/>
            </w:r>
            <w:r w:rsidR="002914EB" w:rsidRPr="00070106">
              <w:rPr>
                <w:rFonts w:cs="Arial"/>
                <w:color w:val="000000"/>
                <w:lang w:val="en-US"/>
              </w:rPr>
              <w:instrText xml:space="preserve"> DOCPROPERTY  "Document Number" </w:instrText>
            </w:r>
            <w:r w:rsidRPr="00070106">
              <w:rPr>
                <w:rFonts w:cs="Arial"/>
                <w:color w:val="000000"/>
                <w:lang w:val="en-US"/>
              </w:rPr>
              <w:fldChar w:fldCharType="separate"/>
            </w:r>
            <w:r w:rsidR="0077027F">
              <w:rPr>
                <w:rFonts w:cs="Arial"/>
                <w:color w:val="000000"/>
                <w:lang w:val="en-US"/>
              </w:rPr>
              <w:t>Document Number: go to doc properties</w:t>
            </w:r>
            <w:r w:rsidRPr="00070106">
              <w:rPr>
                <w:rFonts w:cs="Arial"/>
                <w:color w:val="000000"/>
                <w:lang w:val="en-US"/>
              </w:rPr>
              <w:fldChar w:fldCharType="end"/>
            </w:r>
          </w:p>
        </w:tc>
        <w:tc>
          <w:tcPr>
            <w:tcW w:w="3230" w:type="dxa"/>
            <w:tcBorders>
              <w:top w:val="single" w:sz="4" w:space="0" w:color="000000"/>
              <w:bottom w:val="single" w:sz="4" w:space="0" w:color="000000"/>
            </w:tcBorders>
          </w:tcPr>
          <w:p w14:paraId="565B9098" w14:textId="77777777" w:rsidR="00F30557" w:rsidRPr="00070106" w:rsidRDefault="008D7EDA">
            <w:pPr>
              <w:pStyle w:val="TableText"/>
              <w:rPr>
                <w:rStyle w:val="Strong"/>
                <w:lang w:val="en-US"/>
              </w:rPr>
            </w:pPr>
            <w:r w:rsidRPr="00070106">
              <w:rPr>
                <w:rStyle w:val="Strong"/>
                <w:lang w:val="en-US"/>
              </w:rPr>
              <w:t>Document name</w:t>
            </w:r>
          </w:p>
          <w:p w14:paraId="11C70BE3" w14:textId="255ED92C" w:rsidR="00F30557" w:rsidRPr="00070106" w:rsidRDefault="00F60834">
            <w:pPr>
              <w:pStyle w:val="TableText"/>
              <w:rPr>
                <w:rFonts w:cs="Arial"/>
                <w:color w:val="000000"/>
                <w:lang w:val="en-US"/>
              </w:rPr>
            </w:pPr>
            <w:r w:rsidRPr="00070106">
              <w:rPr>
                <w:rFonts w:cs="Arial"/>
                <w:color w:val="000000"/>
                <w:lang w:val="en-US"/>
              </w:rPr>
              <w:fldChar w:fldCharType="begin"/>
            </w:r>
            <w:r w:rsidR="002914EB" w:rsidRPr="00070106">
              <w:rPr>
                <w:rFonts w:cs="Arial"/>
                <w:color w:val="000000"/>
                <w:lang w:val="en-US"/>
              </w:rPr>
              <w:instrText xml:space="preserve"> DOCPROPERTY  "Document Name" </w:instrText>
            </w:r>
            <w:r w:rsidRPr="00070106">
              <w:rPr>
                <w:rFonts w:cs="Arial"/>
                <w:color w:val="000000"/>
                <w:lang w:val="en-US"/>
              </w:rPr>
              <w:fldChar w:fldCharType="separate"/>
            </w:r>
            <w:r w:rsidR="0077027F">
              <w:rPr>
                <w:rFonts w:cs="Arial"/>
                <w:color w:val="000000"/>
                <w:lang w:val="en-US"/>
              </w:rPr>
              <w:t>Document Name: go to doc properties</w:t>
            </w:r>
            <w:r w:rsidRPr="00070106">
              <w:rPr>
                <w:rFonts w:cs="Arial"/>
                <w:color w:val="000000"/>
                <w:lang w:val="en-US"/>
              </w:rPr>
              <w:fldChar w:fldCharType="end"/>
            </w:r>
          </w:p>
        </w:tc>
      </w:tr>
      <w:tr w:rsidR="00F30557" w:rsidRPr="005F3A10" w14:paraId="28AD627B" w14:textId="77777777" w:rsidTr="000A41D8">
        <w:trPr>
          <w:trHeight w:val="830"/>
        </w:trPr>
        <w:tc>
          <w:tcPr>
            <w:tcW w:w="2488" w:type="dxa"/>
            <w:tcBorders>
              <w:top w:val="single" w:sz="4" w:space="0" w:color="000000"/>
              <w:bottom w:val="single" w:sz="4" w:space="0" w:color="000000"/>
            </w:tcBorders>
          </w:tcPr>
          <w:p w14:paraId="06A8F983" w14:textId="77777777" w:rsidR="00F30557" w:rsidRPr="00070106" w:rsidRDefault="002914EB">
            <w:pPr>
              <w:pStyle w:val="TableText"/>
              <w:rPr>
                <w:rStyle w:val="Strong"/>
                <w:lang w:val="en-US"/>
              </w:rPr>
            </w:pPr>
            <w:r w:rsidRPr="00070106">
              <w:rPr>
                <w:rStyle w:val="Strong"/>
                <w:lang w:val="en-US"/>
              </w:rPr>
              <w:t>Version</w:t>
            </w:r>
          </w:p>
          <w:p w14:paraId="1B78D17C" w14:textId="186AE16E" w:rsidR="00F30557" w:rsidRPr="00070106" w:rsidRDefault="00F60834">
            <w:pPr>
              <w:pStyle w:val="TableText"/>
              <w:rPr>
                <w:rFonts w:cs="Arial"/>
                <w:color w:val="000000"/>
                <w:lang w:val="en-US"/>
              </w:rPr>
            </w:pPr>
            <w:r w:rsidRPr="00070106">
              <w:rPr>
                <w:lang w:val="en-US"/>
              </w:rPr>
              <w:fldChar w:fldCharType="begin"/>
            </w:r>
            <w:r w:rsidR="00A55574" w:rsidRPr="00070106">
              <w:rPr>
                <w:lang w:val="en-US"/>
              </w:rPr>
              <w:instrText xml:space="preserve"> DOCPROPERTY  "Version Number"  \* </w:instrText>
            </w:r>
            <w:r w:rsidR="0097361F" w:rsidRPr="00070106">
              <w:rPr>
                <w:lang w:val="en-US"/>
              </w:rPr>
              <w:instrText>CHARFORMAT</w:instrText>
            </w:r>
            <w:r w:rsidR="00A55574" w:rsidRPr="00070106">
              <w:rPr>
                <w:lang w:val="en-US"/>
              </w:rPr>
              <w:instrText xml:space="preserve"> </w:instrText>
            </w:r>
            <w:r w:rsidRPr="00070106">
              <w:rPr>
                <w:lang w:val="en-US"/>
              </w:rPr>
              <w:fldChar w:fldCharType="separate"/>
            </w:r>
            <w:r w:rsidR="0077027F">
              <w:rPr>
                <w:lang w:val="en-US"/>
              </w:rPr>
              <w:t>0.1</w:t>
            </w:r>
            <w:r w:rsidRPr="00070106">
              <w:rPr>
                <w:rFonts w:cs="Arial"/>
                <w:color w:val="000000"/>
                <w:lang w:val="en-US"/>
              </w:rPr>
              <w:fldChar w:fldCharType="end"/>
            </w:r>
          </w:p>
        </w:tc>
        <w:tc>
          <w:tcPr>
            <w:tcW w:w="3230" w:type="dxa"/>
            <w:tcBorders>
              <w:top w:val="single" w:sz="4" w:space="0" w:color="000000"/>
              <w:bottom w:val="single" w:sz="4" w:space="0" w:color="000000"/>
            </w:tcBorders>
          </w:tcPr>
          <w:p w14:paraId="0509530C" w14:textId="77777777" w:rsidR="00F30557" w:rsidRPr="00070106" w:rsidRDefault="008D7EDA">
            <w:pPr>
              <w:pStyle w:val="TableText"/>
              <w:rPr>
                <w:rStyle w:val="Strong"/>
                <w:lang w:val="en-US"/>
              </w:rPr>
            </w:pPr>
            <w:r w:rsidRPr="00070106">
              <w:rPr>
                <w:rStyle w:val="Strong"/>
                <w:lang w:val="en-US"/>
              </w:rPr>
              <w:t>Last revised</w:t>
            </w:r>
          </w:p>
          <w:p w14:paraId="51C3B465" w14:textId="3FFAF0DB" w:rsidR="00F30557" w:rsidRPr="00070106" w:rsidRDefault="00F60834">
            <w:pPr>
              <w:pStyle w:val="TableText"/>
              <w:rPr>
                <w:rFonts w:cs="Arial"/>
                <w:color w:val="000000"/>
                <w:lang w:val="en-US"/>
              </w:rPr>
            </w:pPr>
            <w:r w:rsidRPr="00070106">
              <w:rPr>
                <w:lang w:val="en-US"/>
              </w:rPr>
              <w:fldChar w:fldCharType="begin"/>
            </w:r>
            <w:r w:rsidR="00A55574" w:rsidRPr="00070106">
              <w:rPr>
                <w:lang w:val="en-US"/>
              </w:rPr>
              <w:instrText xml:space="preserve"> DOCPROPERTY  "Status Date"  \* </w:instrText>
            </w:r>
            <w:r w:rsidR="0097361F" w:rsidRPr="00070106">
              <w:rPr>
                <w:lang w:val="en-US"/>
              </w:rPr>
              <w:instrText>CHARFORMAT</w:instrText>
            </w:r>
            <w:r w:rsidR="00A55574" w:rsidRPr="00070106">
              <w:rPr>
                <w:lang w:val="en-US"/>
              </w:rPr>
              <w:instrText xml:space="preserve"> </w:instrText>
            </w:r>
            <w:r w:rsidRPr="00070106">
              <w:rPr>
                <w:lang w:val="en-US"/>
              </w:rPr>
              <w:fldChar w:fldCharType="separate"/>
            </w:r>
            <w:r w:rsidR="0077027F">
              <w:rPr>
                <w:lang w:val="en-US"/>
              </w:rPr>
              <w:t>2026-02-13</w:t>
            </w:r>
            <w:r w:rsidRPr="00070106">
              <w:rPr>
                <w:rFonts w:cs="Arial"/>
                <w:color w:val="000000"/>
                <w:lang w:val="en-US"/>
              </w:rPr>
              <w:fldChar w:fldCharType="end"/>
            </w:r>
          </w:p>
        </w:tc>
        <w:tc>
          <w:tcPr>
            <w:tcW w:w="3230" w:type="dxa"/>
            <w:tcBorders>
              <w:top w:val="single" w:sz="4" w:space="0" w:color="000000"/>
              <w:bottom w:val="single" w:sz="4" w:space="0" w:color="000000"/>
            </w:tcBorders>
          </w:tcPr>
          <w:p w14:paraId="5BEC7A01" w14:textId="77777777" w:rsidR="00F30557" w:rsidRPr="00070106" w:rsidRDefault="002914EB">
            <w:pPr>
              <w:pStyle w:val="TableText"/>
              <w:rPr>
                <w:rStyle w:val="Strong"/>
                <w:lang w:val="en-US"/>
              </w:rPr>
            </w:pPr>
            <w:r w:rsidRPr="00070106">
              <w:rPr>
                <w:rStyle w:val="Strong"/>
                <w:lang w:val="en-US"/>
              </w:rPr>
              <w:t>Status</w:t>
            </w:r>
          </w:p>
          <w:p w14:paraId="1A11671C" w14:textId="505A3497" w:rsidR="00F30557" w:rsidRPr="00070106" w:rsidRDefault="00F60834">
            <w:pPr>
              <w:pStyle w:val="TableText"/>
              <w:rPr>
                <w:rFonts w:cs="Arial"/>
                <w:color w:val="000000"/>
                <w:lang w:val="en-US"/>
              </w:rPr>
            </w:pPr>
            <w:r w:rsidRPr="00070106">
              <w:rPr>
                <w:rFonts w:cs="Arial"/>
                <w:color w:val="000000"/>
                <w:lang w:val="en-US"/>
              </w:rPr>
              <w:fldChar w:fldCharType="begin"/>
            </w:r>
            <w:r w:rsidR="00DB7C39" w:rsidRPr="00070106">
              <w:rPr>
                <w:rFonts w:cs="Arial"/>
                <w:color w:val="000000"/>
                <w:lang w:val="en-US"/>
              </w:rPr>
              <w:instrText xml:space="preserve"> DOCPROPERTY "Status"  \* </w:instrText>
            </w:r>
            <w:r w:rsidR="0097361F" w:rsidRPr="00070106">
              <w:rPr>
                <w:rFonts w:cs="Arial"/>
                <w:color w:val="000000"/>
                <w:lang w:val="en-US"/>
              </w:rPr>
              <w:instrText>CHARFORMAT</w:instrText>
            </w:r>
            <w:r w:rsidR="00DB7C39" w:rsidRPr="00070106">
              <w:rPr>
                <w:rFonts w:cs="Arial"/>
                <w:color w:val="000000"/>
                <w:lang w:val="en-US"/>
              </w:rPr>
              <w:instrText xml:space="preserve"> </w:instrText>
            </w:r>
            <w:r w:rsidRPr="00070106">
              <w:rPr>
                <w:rFonts w:cs="Arial"/>
                <w:color w:val="000000"/>
                <w:lang w:val="en-US"/>
              </w:rPr>
              <w:fldChar w:fldCharType="separate"/>
            </w:r>
            <w:r w:rsidR="0077027F">
              <w:rPr>
                <w:rFonts w:cs="Arial"/>
                <w:color w:val="000000"/>
                <w:lang w:val="en-US"/>
              </w:rPr>
              <w:t>In Progress</w:t>
            </w:r>
            <w:r w:rsidRPr="00070106">
              <w:rPr>
                <w:rFonts w:cs="Arial"/>
                <w:color w:val="000000"/>
                <w:lang w:val="en-US"/>
              </w:rPr>
              <w:fldChar w:fldCharType="end"/>
            </w:r>
          </w:p>
        </w:tc>
      </w:tr>
      <w:tr w:rsidR="00F30557" w:rsidRPr="00070106" w14:paraId="329B5EE1" w14:textId="77777777" w:rsidTr="000A41D8">
        <w:trPr>
          <w:trHeight w:val="1192"/>
        </w:trPr>
        <w:tc>
          <w:tcPr>
            <w:tcW w:w="2488" w:type="dxa"/>
            <w:tcBorders>
              <w:top w:val="single" w:sz="4" w:space="0" w:color="000000"/>
              <w:bottom w:val="single" w:sz="4" w:space="0" w:color="000000"/>
            </w:tcBorders>
          </w:tcPr>
          <w:p w14:paraId="1EA7E333" w14:textId="77777777" w:rsidR="00F30557" w:rsidRPr="00070106" w:rsidRDefault="008D7EDA">
            <w:pPr>
              <w:pStyle w:val="TableText"/>
              <w:rPr>
                <w:rStyle w:val="Strong"/>
                <w:lang w:val="en-US"/>
              </w:rPr>
            </w:pPr>
            <w:r w:rsidRPr="00070106">
              <w:rPr>
                <w:rStyle w:val="Strong"/>
                <w:lang w:val="en-US"/>
              </w:rPr>
              <w:t>Author</w:t>
            </w:r>
          </w:p>
          <w:p w14:paraId="29C3DF30" w14:textId="366EE390" w:rsidR="00F30557" w:rsidRPr="00070106" w:rsidRDefault="00F60834">
            <w:pPr>
              <w:pStyle w:val="TableText"/>
              <w:rPr>
                <w:rFonts w:cs="Arial"/>
                <w:color w:val="000000"/>
                <w:lang w:val="en-US"/>
              </w:rPr>
            </w:pPr>
            <w:r w:rsidRPr="00070106">
              <w:rPr>
                <w:lang w:val="en-US"/>
              </w:rPr>
              <w:fldChar w:fldCharType="begin"/>
            </w:r>
            <w:r w:rsidR="00A55574" w:rsidRPr="00070106">
              <w:rPr>
                <w:lang w:val="en-US"/>
              </w:rPr>
              <w:instrText xml:space="preserve"> AUTHOR   \* </w:instrText>
            </w:r>
            <w:r w:rsidR="0097361F" w:rsidRPr="00070106">
              <w:rPr>
                <w:lang w:val="en-US"/>
              </w:rPr>
              <w:instrText>CHARFORMAT</w:instrText>
            </w:r>
            <w:r w:rsidR="00A55574" w:rsidRPr="00070106">
              <w:rPr>
                <w:lang w:val="en-US"/>
              </w:rPr>
              <w:instrText xml:space="preserve"> </w:instrText>
            </w:r>
            <w:r w:rsidRPr="00070106">
              <w:rPr>
                <w:lang w:val="en-US"/>
              </w:rPr>
              <w:fldChar w:fldCharType="separate"/>
            </w:r>
            <w:r w:rsidR="0077027F">
              <w:rPr>
                <w:noProof/>
                <w:lang w:val="en-US"/>
              </w:rPr>
              <w:t>Cristian.Requena@t-systems.com;D.PUN@t-systems.com;IBustamante@t-systems.com;ENRIC.PINSACH-LACRUZ@t-systems.com;Ionut-Mihai.Vladasel-Stania@t-systems.com;ANTONIO-JOSE.ROCAMORA-TERRES@t-systems.com</w:t>
            </w:r>
            <w:r w:rsidRPr="00070106">
              <w:rPr>
                <w:lang w:val="en-US"/>
              </w:rPr>
              <w:fldChar w:fldCharType="end"/>
            </w:r>
          </w:p>
        </w:tc>
        <w:tc>
          <w:tcPr>
            <w:tcW w:w="3230" w:type="dxa"/>
            <w:tcBorders>
              <w:top w:val="single" w:sz="4" w:space="0" w:color="000000"/>
              <w:bottom w:val="single" w:sz="4" w:space="0" w:color="000000"/>
            </w:tcBorders>
          </w:tcPr>
          <w:p w14:paraId="5A560F19" w14:textId="77777777" w:rsidR="00F30557" w:rsidRPr="00070106" w:rsidRDefault="008D7EDA">
            <w:pPr>
              <w:pStyle w:val="TableText"/>
              <w:rPr>
                <w:rStyle w:val="Strong"/>
                <w:lang w:val="en-US"/>
              </w:rPr>
            </w:pPr>
            <w:r w:rsidRPr="00070106">
              <w:rPr>
                <w:rStyle w:val="Strong"/>
                <w:lang w:val="en-US"/>
              </w:rPr>
              <w:t>Content checked by</w:t>
            </w:r>
          </w:p>
          <w:p w14:paraId="328E2A0B" w14:textId="77777777" w:rsidR="00F30557" w:rsidRPr="00070106" w:rsidRDefault="00F60834">
            <w:pPr>
              <w:pStyle w:val="TableText"/>
              <w:rPr>
                <w:lang w:val="en-US"/>
              </w:rPr>
            </w:pPr>
            <w:r w:rsidRPr="00070106">
              <w:rPr>
                <w:lang w:val="en-US"/>
              </w:rPr>
              <w:fldChar w:fldCharType="begin"/>
            </w:r>
            <w:r w:rsidR="00623C35" w:rsidRPr="00070106">
              <w:rPr>
                <w:lang w:val="en-US"/>
              </w:rPr>
              <w:instrText xml:space="preserve"> MACROBUTTON NOBUTTON \* CHARFORMAT [</w:instrText>
            </w:r>
            <w:r w:rsidR="00D14E81" w:rsidRPr="00070106">
              <w:rPr>
                <w:lang w:val="en-US"/>
              </w:rPr>
              <w:instrText>Insert</w:instrText>
            </w:r>
            <w:r w:rsidR="00CD7147" w:rsidRPr="00070106">
              <w:rPr>
                <w:lang w:val="en-US"/>
              </w:rPr>
              <w:instrText xml:space="preserve"> </w:instrText>
            </w:r>
            <w:r w:rsidR="00D14E81" w:rsidRPr="00070106">
              <w:rPr>
                <w:lang w:val="en-US"/>
              </w:rPr>
              <w:instrText>n</w:instrText>
            </w:r>
            <w:r w:rsidR="00623C35" w:rsidRPr="00070106">
              <w:rPr>
                <w:lang w:val="en-US"/>
              </w:rPr>
              <w:instrText xml:space="preserve">ame, </w:instrText>
            </w:r>
            <w:r w:rsidR="00D14E81" w:rsidRPr="00070106">
              <w:rPr>
                <w:lang w:val="en-US"/>
              </w:rPr>
              <w:instrText>e</w:instrText>
            </w:r>
            <w:r w:rsidR="00623C35" w:rsidRPr="00070106">
              <w:rPr>
                <w:lang w:val="en-US"/>
              </w:rPr>
              <w:instrText>-</w:instrText>
            </w:r>
            <w:r w:rsidR="00D14E81" w:rsidRPr="00070106">
              <w:rPr>
                <w:lang w:val="en-US"/>
              </w:rPr>
              <w:instrText>m</w:instrText>
            </w:r>
            <w:r w:rsidR="00623C35" w:rsidRPr="00070106">
              <w:rPr>
                <w:lang w:val="en-US"/>
              </w:rPr>
              <w:instrText>ai</w:instrText>
            </w:r>
            <w:r w:rsidR="00D14E81" w:rsidRPr="00070106">
              <w:rPr>
                <w:lang w:val="en-US"/>
              </w:rPr>
              <w:instrText>l</w:instrText>
            </w:r>
            <w:r w:rsidR="00CD7147" w:rsidRPr="00070106">
              <w:rPr>
                <w:lang w:val="en-US"/>
              </w:rPr>
              <w:instrText xml:space="preserve"> </w:instrText>
            </w:r>
            <w:r w:rsidR="00D14E81" w:rsidRPr="00070106">
              <w:rPr>
                <w:lang w:val="en-US"/>
              </w:rPr>
              <w:instrText>here</w:instrText>
            </w:r>
            <w:r w:rsidR="00623C35" w:rsidRPr="00070106">
              <w:rPr>
                <w:lang w:val="en-US"/>
              </w:rPr>
              <w:instrText xml:space="preserve">] </w:instrText>
            </w:r>
            <w:r w:rsidRPr="00070106">
              <w:rPr>
                <w:lang w:val="en-US"/>
              </w:rPr>
              <w:fldChar w:fldCharType="separate"/>
            </w:r>
            <w:r w:rsidR="00623C35" w:rsidRPr="00070106">
              <w:rPr>
                <w:b/>
                <w:bCs/>
                <w:lang w:val="en-US"/>
              </w:rPr>
              <w:t>Fehler! Fehlende Testbedingung.</w:t>
            </w:r>
            <w:r w:rsidRPr="00070106">
              <w:rPr>
                <w:lang w:val="en-US"/>
              </w:rPr>
              <w:fldChar w:fldCharType="end"/>
            </w:r>
          </w:p>
          <w:p w14:paraId="12EFBA6C" w14:textId="77777777" w:rsidR="00F30557" w:rsidRPr="00070106" w:rsidRDefault="00F60834" w:rsidP="00D14E81">
            <w:pPr>
              <w:pStyle w:val="TableText"/>
              <w:rPr>
                <w:lang w:val="en-US"/>
              </w:rPr>
            </w:pPr>
            <w:r w:rsidRPr="00070106">
              <w:rPr>
                <w:lang w:val="en-US"/>
              </w:rPr>
              <w:fldChar w:fldCharType="begin"/>
            </w:r>
            <w:r w:rsidR="00623C35" w:rsidRPr="00070106">
              <w:rPr>
                <w:lang w:val="en-US"/>
              </w:rPr>
              <w:instrText xml:space="preserve"> MACROBUTTON NOBUTTON \* CHARFORMAT [</w:instrText>
            </w:r>
            <w:r w:rsidR="00D14E81" w:rsidRPr="00070106">
              <w:rPr>
                <w:lang w:val="en-US"/>
              </w:rPr>
              <w:instrText>Insert place, date here</w:instrText>
            </w:r>
            <w:r w:rsidR="00623C35" w:rsidRPr="00070106">
              <w:rPr>
                <w:lang w:val="en-US"/>
              </w:rPr>
              <w:instrText xml:space="preserve">] </w:instrText>
            </w:r>
            <w:r w:rsidRPr="00070106">
              <w:rPr>
                <w:lang w:val="en-US"/>
              </w:rPr>
              <w:fldChar w:fldCharType="separate"/>
            </w:r>
            <w:r w:rsidR="00623C35" w:rsidRPr="00070106">
              <w:rPr>
                <w:b/>
                <w:bCs/>
                <w:lang w:val="en-US"/>
              </w:rPr>
              <w:t>Fehler! Fehlende Testbedingung.</w:t>
            </w:r>
            <w:r w:rsidRPr="00070106">
              <w:rPr>
                <w:lang w:val="en-US"/>
              </w:rPr>
              <w:fldChar w:fldCharType="end"/>
            </w:r>
          </w:p>
        </w:tc>
        <w:tc>
          <w:tcPr>
            <w:tcW w:w="3230" w:type="dxa"/>
            <w:tcBorders>
              <w:top w:val="single" w:sz="4" w:space="0" w:color="000000"/>
              <w:bottom w:val="single" w:sz="4" w:space="0" w:color="000000"/>
            </w:tcBorders>
          </w:tcPr>
          <w:p w14:paraId="11CF6D38" w14:textId="77777777" w:rsidR="00F30557" w:rsidRPr="00070106" w:rsidRDefault="008D7EDA">
            <w:pPr>
              <w:pStyle w:val="TableText"/>
              <w:rPr>
                <w:rStyle w:val="Strong"/>
                <w:lang w:val="en-US"/>
              </w:rPr>
            </w:pPr>
            <w:r w:rsidRPr="00070106">
              <w:rPr>
                <w:rStyle w:val="Strong"/>
                <w:lang w:val="en-US"/>
              </w:rPr>
              <w:t>Released by</w:t>
            </w:r>
          </w:p>
          <w:p w14:paraId="5D9DC8B8" w14:textId="77777777" w:rsidR="00623C35" w:rsidRPr="00070106" w:rsidRDefault="00F60834" w:rsidP="00623C35">
            <w:pPr>
              <w:pStyle w:val="TableText"/>
              <w:rPr>
                <w:lang w:val="en-US"/>
              </w:rPr>
            </w:pPr>
            <w:r w:rsidRPr="00070106">
              <w:rPr>
                <w:lang w:val="en-US"/>
              </w:rPr>
              <w:fldChar w:fldCharType="begin"/>
            </w:r>
            <w:r w:rsidR="00623C35" w:rsidRPr="00070106">
              <w:rPr>
                <w:lang w:val="en-US"/>
              </w:rPr>
              <w:instrText xml:space="preserve"> MACROBUTTON NOBUTTON \* CHARFORMAT [</w:instrText>
            </w:r>
            <w:r w:rsidR="00D14E81" w:rsidRPr="00070106">
              <w:rPr>
                <w:lang w:val="en-US"/>
              </w:rPr>
              <w:instrText>Insert name, e-mail here</w:instrText>
            </w:r>
            <w:r w:rsidR="00623C35" w:rsidRPr="00070106">
              <w:rPr>
                <w:lang w:val="en-US"/>
              </w:rPr>
              <w:instrText xml:space="preserve">] </w:instrText>
            </w:r>
            <w:r w:rsidRPr="00070106">
              <w:rPr>
                <w:lang w:val="en-US"/>
              </w:rPr>
              <w:fldChar w:fldCharType="separate"/>
            </w:r>
            <w:r w:rsidR="00623C35" w:rsidRPr="00070106">
              <w:rPr>
                <w:b/>
                <w:bCs/>
                <w:lang w:val="en-US"/>
              </w:rPr>
              <w:t>Fehler! Fehlende Testbedingung.</w:t>
            </w:r>
            <w:r w:rsidRPr="00070106">
              <w:rPr>
                <w:lang w:val="en-US"/>
              </w:rPr>
              <w:fldChar w:fldCharType="end"/>
            </w:r>
          </w:p>
          <w:p w14:paraId="092A30B6" w14:textId="77777777" w:rsidR="00F30557" w:rsidRPr="00070106" w:rsidRDefault="00F60834">
            <w:pPr>
              <w:pStyle w:val="TableText"/>
              <w:rPr>
                <w:lang w:val="en-US"/>
              </w:rPr>
            </w:pPr>
            <w:r w:rsidRPr="00070106">
              <w:rPr>
                <w:lang w:val="en-US"/>
              </w:rPr>
              <w:fldChar w:fldCharType="begin"/>
            </w:r>
            <w:r w:rsidR="00623C35" w:rsidRPr="00070106">
              <w:rPr>
                <w:lang w:val="en-US"/>
              </w:rPr>
              <w:instrText xml:space="preserve"> MACROBUTTON NOBUTTON \* CHARFORMAT [</w:instrText>
            </w:r>
            <w:r w:rsidR="00D14E81" w:rsidRPr="00070106">
              <w:rPr>
                <w:lang w:val="en-US"/>
              </w:rPr>
              <w:instrText>Insert place, date here</w:instrText>
            </w:r>
            <w:r w:rsidR="00623C35" w:rsidRPr="00070106">
              <w:rPr>
                <w:lang w:val="en-US"/>
              </w:rPr>
              <w:instrText xml:space="preserve">] </w:instrText>
            </w:r>
            <w:r w:rsidRPr="00070106">
              <w:rPr>
                <w:lang w:val="en-US"/>
              </w:rPr>
              <w:fldChar w:fldCharType="separate"/>
            </w:r>
            <w:r w:rsidR="00623C35" w:rsidRPr="00070106">
              <w:rPr>
                <w:b/>
                <w:bCs/>
                <w:lang w:val="en-US"/>
              </w:rPr>
              <w:t>Fehler! Fehlende Testbedingung.</w:t>
            </w:r>
            <w:r w:rsidRPr="00070106">
              <w:rPr>
                <w:lang w:val="en-US"/>
              </w:rPr>
              <w:fldChar w:fldCharType="end"/>
            </w:r>
          </w:p>
        </w:tc>
      </w:tr>
      <w:tr w:rsidR="00F30557" w:rsidRPr="00070106" w14:paraId="2FD07713" w14:textId="77777777" w:rsidTr="000A41D8">
        <w:trPr>
          <w:trHeight w:val="830"/>
        </w:trPr>
        <w:tc>
          <w:tcPr>
            <w:tcW w:w="2488" w:type="dxa"/>
            <w:tcBorders>
              <w:top w:val="single" w:sz="4" w:space="0" w:color="000000"/>
              <w:bottom w:val="single" w:sz="4" w:space="0" w:color="000000"/>
            </w:tcBorders>
          </w:tcPr>
          <w:p w14:paraId="0D93B063" w14:textId="77777777" w:rsidR="00F30557" w:rsidRPr="00070106" w:rsidRDefault="008D7EDA">
            <w:pPr>
              <w:pStyle w:val="TableText"/>
              <w:rPr>
                <w:rStyle w:val="Strong"/>
                <w:lang w:val="en-US"/>
              </w:rPr>
            </w:pPr>
            <w:r w:rsidRPr="00070106">
              <w:rPr>
                <w:rStyle w:val="Strong"/>
                <w:lang w:val="en-US"/>
              </w:rPr>
              <w:t>Contacts</w:t>
            </w:r>
          </w:p>
          <w:p w14:paraId="75E286DA" w14:textId="77777777" w:rsidR="00F30557" w:rsidRPr="00070106" w:rsidRDefault="00F60834" w:rsidP="00D14E81">
            <w:pPr>
              <w:pStyle w:val="TableText"/>
              <w:rPr>
                <w:lang w:val="en-US"/>
              </w:rPr>
            </w:pPr>
            <w:r w:rsidRPr="00070106">
              <w:rPr>
                <w:lang w:val="en-US"/>
              </w:rPr>
              <w:fldChar w:fldCharType="begin"/>
            </w:r>
            <w:r w:rsidR="00623C35" w:rsidRPr="00070106">
              <w:rPr>
                <w:lang w:val="en-US"/>
              </w:rPr>
              <w:instrText xml:space="preserve"> MACROBUTTON NOBUTTON \* CHARFORMAT [</w:instrText>
            </w:r>
            <w:r w:rsidR="00D14E81" w:rsidRPr="00070106">
              <w:rPr>
                <w:lang w:val="en-US"/>
              </w:rPr>
              <w:instrText>Insert name here</w:instrText>
            </w:r>
            <w:r w:rsidR="00623C35" w:rsidRPr="00070106">
              <w:rPr>
                <w:lang w:val="en-US"/>
              </w:rPr>
              <w:instrText xml:space="preserve">] </w:instrText>
            </w:r>
            <w:r w:rsidRPr="00070106">
              <w:rPr>
                <w:lang w:val="en-US"/>
              </w:rPr>
              <w:fldChar w:fldCharType="separate"/>
            </w:r>
            <w:r w:rsidR="00623C35" w:rsidRPr="00070106">
              <w:rPr>
                <w:b/>
                <w:bCs/>
                <w:lang w:val="en-US"/>
              </w:rPr>
              <w:t>Fehler! Fehlende Testbedingung.</w:t>
            </w:r>
            <w:r w:rsidRPr="00070106">
              <w:rPr>
                <w:lang w:val="en-US"/>
              </w:rPr>
              <w:fldChar w:fldCharType="end"/>
            </w:r>
          </w:p>
        </w:tc>
        <w:tc>
          <w:tcPr>
            <w:tcW w:w="3230" w:type="dxa"/>
            <w:tcBorders>
              <w:top w:val="single" w:sz="4" w:space="0" w:color="000000"/>
              <w:bottom w:val="single" w:sz="4" w:space="0" w:color="000000"/>
            </w:tcBorders>
          </w:tcPr>
          <w:p w14:paraId="0E5C3E94" w14:textId="77777777" w:rsidR="00F30557" w:rsidRPr="00070106" w:rsidRDefault="008D7EDA">
            <w:pPr>
              <w:pStyle w:val="TableText"/>
              <w:rPr>
                <w:rStyle w:val="Strong"/>
                <w:lang w:val="en-US"/>
              </w:rPr>
            </w:pPr>
            <w:r w:rsidRPr="00070106">
              <w:rPr>
                <w:rStyle w:val="Strong"/>
                <w:lang w:val="en-US"/>
              </w:rPr>
              <w:t>Telephone / fax</w:t>
            </w:r>
          </w:p>
          <w:p w14:paraId="03D95E1B" w14:textId="77777777" w:rsidR="00F30557" w:rsidRPr="00070106" w:rsidRDefault="00F60834" w:rsidP="00D14E81">
            <w:pPr>
              <w:pStyle w:val="TableText"/>
              <w:rPr>
                <w:rFonts w:cs="Arial"/>
                <w:color w:val="000000"/>
                <w:lang w:val="en-US"/>
              </w:rPr>
            </w:pPr>
            <w:r w:rsidRPr="00070106">
              <w:rPr>
                <w:lang w:val="en-US"/>
              </w:rPr>
              <w:fldChar w:fldCharType="begin"/>
            </w:r>
            <w:r w:rsidR="00CD7147" w:rsidRPr="00070106">
              <w:rPr>
                <w:lang w:val="en-US"/>
              </w:rPr>
              <w:instrText xml:space="preserve"> MACROBUTTON NOBUTTON \* CHARFORMAT [</w:instrText>
            </w:r>
            <w:r w:rsidR="00D14E81" w:rsidRPr="00070106">
              <w:rPr>
                <w:lang w:val="en-US"/>
              </w:rPr>
              <w:instrText>Insert telephone, fax here</w:instrText>
            </w:r>
            <w:r w:rsidR="00CD7147" w:rsidRPr="00070106">
              <w:rPr>
                <w:lang w:val="en-US"/>
              </w:rPr>
              <w:instrText xml:space="preserve">] </w:instrText>
            </w:r>
            <w:r w:rsidRPr="00070106">
              <w:rPr>
                <w:lang w:val="en-US"/>
              </w:rPr>
              <w:fldChar w:fldCharType="separate"/>
            </w:r>
            <w:r w:rsidR="00CD7147" w:rsidRPr="00070106">
              <w:rPr>
                <w:b/>
                <w:bCs/>
                <w:lang w:val="en-US"/>
              </w:rPr>
              <w:t>Fehler! Fehlende Testbedingung.</w:t>
            </w:r>
            <w:r w:rsidRPr="00070106">
              <w:rPr>
                <w:lang w:val="en-US"/>
              </w:rPr>
              <w:fldChar w:fldCharType="end"/>
            </w:r>
          </w:p>
        </w:tc>
        <w:tc>
          <w:tcPr>
            <w:tcW w:w="3230" w:type="dxa"/>
            <w:tcBorders>
              <w:top w:val="single" w:sz="4" w:space="0" w:color="000000"/>
              <w:bottom w:val="single" w:sz="4" w:space="0" w:color="000000"/>
            </w:tcBorders>
          </w:tcPr>
          <w:p w14:paraId="44FBD6F9" w14:textId="77777777" w:rsidR="00F30557" w:rsidRPr="00070106" w:rsidRDefault="002914EB">
            <w:pPr>
              <w:pStyle w:val="TableText"/>
              <w:rPr>
                <w:rStyle w:val="Strong"/>
                <w:lang w:val="en-US"/>
              </w:rPr>
            </w:pPr>
            <w:r w:rsidRPr="00070106">
              <w:rPr>
                <w:rStyle w:val="Strong"/>
                <w:lang w:val="en-US"/>
              </w:rPr>
              <w:t>E-Mail</w:t>
            </w:r>
          </w:p>
          <w:p w14:paraId="0C72EBE5" w14:textId="77777777" w:rsidR="00F30557" w:rsidRPr="00070106" w:rsidRDefault="00F60834" w:rsidP="00D14E81">
            <w:pPr>
              <w:pStyle w:val="TableText"/>
              <w:rPr>
                <w:rFonts w:cs="Arial"/>
                <w:color w:val="000000"/>
                <w:lang w:val="en-US"/>
              </w:rPr>
            </w:pPr>
            <w:r w:rsidRPr="00070106">
              <w:rPr>
                <w:lang w:val="en-US"/>
              </w:rPr>
              <w:fldChar w:fldCharType="begin"/>
            </w:r>
            <w:r w:rsidR="00CD7147" w:rsidRPr="00070106">
              <w:rPr>
                <w:lang w:val="en-US"/>
              </w:rPr>
              <w:instrText xml:space="preserve"> MACROBUTTON NOBUTTON \* CHARFORMAT [</w:instrText>
            </w:r>
            <w:r w:rsidR="00D14E81" w:rsidRPr="00070106">
              <w:rPr>
                <w:lang w:val="en-US"/>
              </w:rPr>
              <w:instrText>Insert e-mail here</w:instrText>
            </w:r>
            <w:r w:rsidR="00CD7147" w:rsidRPr="00070106">
              <w:rPr>
                <w:lang w:val="en-US"/>
              </w:rPr>
              <w:instrText xml:space="preserve">] </w:instrText>
            </w:r>
            <w:r w:rsidRPr="00070106">
              <w:rPr>
                <w:lang w:val="en-US"/>
              </w:rPr>
              <w:fldChar w:fldCharType="separate"/>
            </w:r>
            <w:r w:rsidR="00CD7147" w:rsidRPr="00070106">
              <w:rPr>
                <w:b/>
                <w:bCs/>
                <w:lang w:val="en-US"/>
              </w:rPr>
              <w:t>Fehler! Fehlende Testbedingung.</w:t>
            </w:r>
            <w:r w:rsidRPr="00070106">
              <w:rPr>
                <w:lang w:val="en-US"/>
              </w:rPr>
              <w:fldChar w:fldCharType="end"/>
            </w:r>
          </w:p>
        </w:tc>
      </w:tr>
      <w:tr w:rsidR="00F30557" w:rsidRPr="0077027F" w14:paraId="09295EF4" w14:textId="77777777" w:rsidTr="000A41D8">
        <w:trPr>
          <w:trHeight w:val="550"/>
        </w:trPr>
        <w:tc>
          <w:tcPr>
            <w:tcW w:w="8948" w:type="dxa"/>
            <w:gridSpan w:val="3"/>
            <w:tcBorders>
              <w:top w:val="single" w:sz="4" w:space="0" w:color="000000"/>
              <w:bottom w:val="single" w:sz="4" w:space="0" w:color="000000"/>
            </w:tcBorders>
          </w:tcPr>
          <w:p w14:paraId="6B74E74C" w14:textId="77777777" w:rsidR="00F30557" w:rsidRPr="00070106" w:rsidRDefault="008D7EDA">
            <w:pPr>
              <w:pStyle w:val="TableText"/>
              <w:rPr>
                <w:rStyle w:val="Strong"/>
                <w:lang w:val="en-US"/>
              </w:rPr>
            </w:pPr>
            <w:r w:rsidRPr="00070106">
              <w:rPr>
                <w:rStyle w:val="Strong"/>
                <w:lang w:val="en-US"/>
              </w:rPr>
              <w:t>Brief details</w:t>
            </w:r>
          </w:p>
          <w:p w14:paraId="7EDA2ED0" w14:textId="77777777" w:rsidR="00F30557" w:rsidRDefault="00F60834" w:rsidP="00D14E81">
            <w:pPr>
              <w:pStyle w:val="TableText"/>
              <w:rPr>
                <w:lang w:val="en-US"/>
              </w:rPr>
            </w:pPr>
            <w:r w:rsidRPr="00070106">
              <w:rPr>
                <w:lang w:val="en-US"/>
              </w:rPr>
              <w:fldChar w:fldCharType="begin"/>
            </w:r>
            <w:r w:rsidR="00623C35" w:rsidRPr="00070106">
              <w:rPr>
                <w:lang w:val="en-US"/>
              </w:rPr>
              <w:instrText xml:space="preserve"> MACROBUTTON NOBUTTON \* CHARFORMAT [</w:instrText>
            </w:r>
            <w:r w:rsidR="00D14E81" w:rsidRPr="00070106">
              <w:rPr>
                <w:lang w:val="en-US"/>
              </w:rPr>
              <w:instrText>Insert here a brief description within 1-2 sentences</w:instrText>
            </w:r>
            <w:r w:rsidR="00623C35" w:rsidRPr="00070106">
              <w:rPr>
                <w:lang w:val="en-US"/>
              </w:rPr>
              <w:instrText>]</w:instrText>
            </w:r>
            <w:r w:rsidRPr="00070106">
              <w:rPr>
                <w:lang w:val="en-US"/>
              </w:rPr>
              <w:fldChar w:fldCharType="separate"/>
            </w:r>
            <w:r w:rsidR="00623C35" w:rsidRPr="00070106">
              <w:rPr>
                <w:b/>
                <w:bCs/>
                <w:lang w:val="en-US"/>
              </w:rPr>
              <w:t>Fehler! Fehlende Testbedingung.</w:t>
            </w:r>
            <w:r w:rsidRPr="00070106">
              <w:rPr>
                <w:lang w:val="en-US"/>
              </w:rPr>
              <w:fldChar w:fldCharType="end"/>
            </w:r>
          </w:p>
          <w:p w14:paraId="1342EA76" w14:textId="7BBFE93B" w:rsidR="00544F83" w:rsidRPr="009743EC" w:rsidRDefault="00004E8D" w:rsidP="00D14E81">
            <w:pPr>
              <w:pStyle w:val="TableText"/>
              <w:rPr>
                <w:b/>
                <w:sz w:val="16"/>
                <w:szCs w:val="16"/>
                <w:lang w:val="en-US"/>
              </w:rPr>
            </w:pPr>
            <w:r w:rsidRPr="00004E8D">
              <w:rPr>
                <w:rStyle w:val="Strong"/>
                <w:sz w:val="16"/>
                <w:szCs w:val="16"/>
                <w:lang w:val="en-US"/>
              </w:rPr>
              <w:t xml:space="preserve">This document has been generated by  </w:t>
            </w:r>
            <w:r w:rsidR="00F60834">
              <w:fldChar w:fldCharType="begin"/>
            </w:r>
            <w:r w:rsidR="008B283F" w:rsidRPr="00D67B3E">
              <w:rPr>
                <w:lang w:val="en-US"/>
              </w:rPr>
              <w:instrText xml:space="preserve"> DOCPROPERTY  Generator  \* MERGEFORMAT </w:instrText>
            </w:r>
            <w:r w:rsidR="00F60834">
              <w:fldChar w:fldCharType="separate"/>
            </w:r>
            <w:r w:rsidR="0077027F" w:rsidRPr="0077027F">
              <w:rPr>
                <w:sz w:val="16"/>
                <w:szCs w:val="16"/>
                <w:lang w:val="en-US"/>
              </w:rPr>
              <w:t xml:space="preserve">Process Suite </w:t>
            </w:r>
            <w:r w:rsidR="0077027F">
              <w:rPr>
                <w:lang w:val="en-US"/>
              </w:rPr>
              <w:t>Generator 2.4.10</w:t>
            </w:r>
            <w:r w:rsidR="00F60834">
              <w:fldChar w:fldCharType="end"/>
            </w:r>
            <w:r w:rsidRPr="00004E8D">
              <w:rPr>
                <w:sz w:val="16"/>
                <w:szCs w:val="16"/>
                <w:lang w:val="en-US"/>
              </w:rPr>
              <w:t xml:space="preserve"> </w:t>
            </w:r>
            <w:r w:rsidRPr="00004E8D">
              <w:rPr>
                <w:rStyle w:val="Strong"/>
                <w:sz w:val="16"/>
                <w:szCs w:val="16"/>
                <w:lang w:val="en-US"/>
              </w:rPr>
              <w:t xml:space="preserve">based on process meta-model  </w:t>
            </w:r>
            <w:r w:rsidR="00F60834">
              <w:fldChar w:fldCharType="begin"/>
            </w:r>
            <w:r w:rsidR="008B283F" w:rsidRPr="00621A25">
              <w:rPr>
                <w:lang w:val="en-US"/>
              </w:rPr>
              <w:instrText xml:space="preserve"> DOCPROPERTY  Meta-Model  \* MERGEFORMAT </w:instrText>
            </w:r>
            <w:r w:rsidR="00F60834">
              <w:fldChar w:fldCharType="separate"/>
            </w:r>
            <w:r w:rsidR="0077027F" w:rsidRPr="0077027F">
              <w:rPr>
                <w:sz w:val="16"/>
                <w:szCs w:val="16"/>
                <w:lang w:val="en-US"/>
              </w:rPr>
              <w:t>2.13</w:t>
            </w:r>
            <w:r w:rsidR="00F60834">
              <w:fldChar w:fldCharType="end"/>
            </w:r>
            <w:r w:rsidR="009743EC">
              <w:rPr>
                <w:b/>
                <w:sz w:val="16"/>
                <w:szCs w:val="16"/>
                <w:lang w:val="en-US"/>
              </w:rPr>
              <w:t>.</w:t>
            </w:r>
          </w:p>
        </w:tc>
      </w:tr>
    </w:tbl>
    <w:p w14:paraId="132C5EF5" w14:textId="77777777" w:rsidR="002874BB" w:rsidRPr="00004E8D" w:rsidRDefault="002874BB" w:rsidP="002874BB">
      <w:pPr>
        <w:pStyle w:val="BodyText"/>
        <w:spacing w:after="0" w:line="240" w:lineRule="auto"/>
        <w:rPr>
          <w:lang w:val="en-US"/>
        </w:rPr>
      </w:pPr>
    </w:p>
    <w:p w14:paraId="284385D7" w14:textId="77777777" w:rsidR="002874BB" w:rsidRDefault="002874BB" w:rsidP="002874BB">
      <w:pPr>
        <w:pStyle w:val="SubHeading"/>
      </w:pPr>
      <w:r>
        <w:t>Project Profile</w:t>
      </w:r>
    </w:p>
    <w:tbl>
      <w:tblPr>
        <w:tblStyle w:val="TSTable"/>
        <w:tblW w:w="8910" w:type="dxa"/>
        <w:tblBorders>
          <w:top w:val="single" w:sz="12" w:space="0" w:color="808080"/>
          <w:bottom w:val="single" w:sz="12" w:space="0" w:color="808080"/>
          <w:insideH w:val="nil"/>
          <w:insideV w:val="nil"/>
        </w:tblBorders>
        <w:tblLayout w:type="fixed"/>
        <w:tblLook w:val="04A0" w:firstRow="1" w:lastRow="0" w:firstColumn="1" w:lastColumn="0" w:noHBand="0" w:noVBand="1"/>
      </w:tblPr>
      <w:tblGrid>
        <w:gridCol w:w="2488"/>
        <w:gridCol w:w="2296"/>
        <w:gridCol w:w="2294"/>
        <w:gridCol w:w="1832"/>
      </w:tblGrid>
      <w:tr w:rsidR="002874BB" w14:paraId="07E3EE3D" w14:textId="77777777" w:rsidTr="002874BB">
        <w:trPr>
          <w:cnfStyle w:val="100000000000" w:firstRow="1" w:lastRow="0" w:firstColumn="0" w:lastColumn="0" w:oddVBand="0" w:evenVBand="0" w:oddHBand="0" w:evenHBand="0" w:firstRowFirstColumn="0" w:firstRowLastColumn="0" w:lastRowFirstColumn="0" w:lastRowLastColumn="0"/>
          <w:trHeight w:val="251"/>
        </w:trPr>
        <w:tc>
          <w:tcPr>
            <w:tcW w:w="2488" w:type="dxa"/>
            <w:tcBorders>
              <w:top w:val="single" w:sz="18" w:space="0" w:color="E20074"/>
              <w:left w:val="nil"/>
              <w:bottom w:val="nil"/>
              <w:right w:val="nil"/>
            </w:tcBorders>
            <w:hideMark/>
          </w:tcPr>
          <w:p w14:paraId="417262B8" w14:textId="77777777" w:rsidR="002874BB" w:rsidRDefault="002874BB">
            <w:pPr>
              <w:pStyle w:val="TableHeading"/>
              <w:rPr>
                <w:rStyle w:val="Strong"/>
                <w:lang w:val="en-US"/>
              </w:rPr>
            </w:pPr>
            <w:r>
              <w:rPr>
                <w:rStyle w:val="Strong"/>
              </w:rPr>
              <w:t>Project Name</w:t>
            </w:r>
          </w:p>
        </w:tc>
        <w:tc>
          <w:tcPr>
            <w:tcW w:w="2296" w:type="dxa"/>
            <w:tcBorders>
              <w:top w:val="single" w:sz="18" w:space="0" w:color="E20074"/>
              <w:left w:val="nil"/>
              <w:bottom w:val="nil"/>
              <w:right w:val="nil"/>
            </w:tcBorders>
            <w:hideMark/>
          </w:tcPr>
          <w:p w14:paraId="5C420FF9" w14:textId="77777777" w:rsidR="002874BB" w:rsidRDefault="002874BB">
            <w:pPr>
              <w:pStyle w:val="TableHeading"/>
              <w:rPr>
                <w:rStyle w:val="Strong"/>
                <w:lang w:val="en-US"/>
              </w:rPr>
            </w:pPr>
            <w:r>
              <w:rPr>
                <w:rStyle w:val="Strong"/>
              </w:rPr>
              <w:t xml:space="preserve">Project </w:t>
            </w:r>
            <w:proofErr w:type="spellStart"/>
            <w:r>
              <w:rPr>
                <w:rStyle w:val="Strong"/>
              </w:rPr>
              <w:t>Owner</w:t>
            </w:r>
            <w:proofErr w:type="spellEnd"/>
          </w:p>
        </w:tc>
        <w:tc>
          <w:tcPr>
            <w:tcW w:w="2294" w:type="dxa"/>
            <w:tcBorders>
              <w:top w:val="single" w:sz="18" w:space="0" w:color="E20074"/>
              <w:left w:val="nil"/>
              <w:bottom w:val="nil"/>
              <w:right w:val="nil"/>
            </w:tcBorders>
            <w:hideMark/>
          </w:tcPr>
          <w:p w14:paraId="6D6BA935" w14:textId="77777777" w:rsidR="002874BB" w:rsidRDefault="002874BB">
            <w:pPr>
              <w:pStyle w:val="TableHeading"/>
              <w:rPr>
                <w:rStyle w:val="Strong"/>
                <w:lang w:val="en-US"/>
              </w:rPr>
            </w:pPr>
            <w:r>
              <w:rPr>
                <w:rStyle w:val="Strong"/>
              </w:rPr>
              <w:t>Project Manager</w:t>
            </w:r>
          </w:p>
        </w:tc>
        <w:tc>
          <w:tcPr>
            <w:tcW w:w="1832" w:type="dxa"/>
            <w:tcBorders>
              <w:top w:val="single" w:sz="18" w:space="0" w:color="E20074"/>
              <w:left w:val="nil"/>
              <w:bottom w:val="nil"/>
              <w:right w:val="nil"/>
            </w:tcBorders>
            <w:hideMark/>
          </w:tcPr>
          <w:p w14:paraId="564749B8" w14:textId="77777777" w:rsidR="002874BB" w:rsidRDefault="002874BB">
            <w:pPr>
              <w:pStyle w:val="TableHeading"/>
              <w:rPr>
                <w:rStyle w:val="Strong"/>
                <w:lang w:val="en-US"/>
              </w:rPr>
            </w:pPr>
            <w:r>
              <w:rPr>
                <w:rStyle w:val="Strong"/>
              </w:rPr>
              <w:t xml:space="preserve">Project Start </w:t>
            </w:r>
          </w:p>
        </w:tc>
      </w:tr>
      <w:tr w:rsidR="002874BB" w:rsidRPr="0077027F" w14:paraId="42713252" w14:textId="77777777" w:rsidTr="002874BB">
        <w:trPr>
          <w:trHeight w:val="263"/>
        </w:trPr>
        <w:tc>
          <w:tcPr>
            <w:tcW w:w="2488" w:type="dxa"/>
            <w:tcBorders>
              <w:top w:val="nil"/>
              <w:left w:val="nil"/>
              <w:bottom w:val="single" w:sz="4" w:space="0" w:color="auto"/>
              <w:right w:val="nil"/>
            </w:tcBorders>
            <w:hideMark/>
          </w:tcPr>
          <w:p w14:paraId="4E375E32" w14:textId="5CAEED9F" w:rsidR="002874BB" w:rsidRPr="00621A25" w:rsidRDefault="00F60834">
            <w:pPr>
              <w:pStyle w:val="TableText"/>
              <w:rPr>
                <w:rFonts w:cs="Arial"/>
                <w:color w:val="000000"/>
                <w:lang w:val="es-ES"/>
              </w:rPr>
            </w:pPr>
            <w:r>
              <w:rPr>
                <w:rFonts w:cs="Arial"/>
                <w:color w:val="000000"/>
              </w:rPr>
              <w:fldChar w:fldCharType="begin"/>
            </w:r>
            <w:r w:rsidR="002874BB" w:rsidRPr="00621A25">
              <w:rPr>
                <w:rFonts w:cs="Arial"/>
                <w:color w:val="000000"/>
                <w:lang w:val="es-ES"/>
              </w:rPr>
              <w:instrText xml:space="preserve"> DOCPROPERTY  "Project Name"  \* CHARFORMAT </w:instrText>
            </w:r>
            <w:r>
              <w:rPr>
                <w:rFonts w:cs="Arial"/>
                <w:color w:val="000000"/>
              </w:rPr>
              <w:fldChar w:fldCharType="separate"/>
            </w:r>
            <w:r w:rsidR="0077027F">
              <w:rPr>
                <w:rFonts w:cs="Arial"/>
                <w:color w:val="000000"/>
                <w:lang w:val="es-ES"/>
              </w:rPr>
              <w:t>Suministro e implantación de una Plataforma Integral para la Gestión y el Procesamiento de datos genómicos en el Servicio Navarro de Salud</w:t>
            </w:r>
            <w:r>
              <w:rPr>
                <w:rFonts w:cs="Arial"/>
                <w:color w:val="000000"/>
              </w:rPr>
              <w:fldChar w:fldCharType="end"/>
            </w:r>
          </w:p>
        </w:tc>
        <w:tc>
          <w:tcPr>
            <w:tcW w:w="2296" w:type="dxa"/>
            <w:tcBorders>
              <w:top w:val="nil"/>
              <w:left w:val="nil"/>
              <w:bottom w:val="single" w:sz="4" w:space="0" w:color="auto"/>
              <w:right w:val="nil"/>
            </w:tcBorders>
            <w:hideMark/>
          </w:tcPr>
          <w:p w14:paraId="3D257B4E" w14:textId="26397656" w:rsidR="002874BB" w:rsidRDefault="00F60834">
            <w:pPr>
              <w:pStyle w:val="TableText"/>
              <w:rPr>
                <w:rFonts w:cs="Arial"/>
                <w:color w:val="000000"/>
                <w:lang w:val="en-US"/>
              </w:rPr>
            </w:pPr>
            <w:r>
              <w:rPr>
                <w:rFonts w:cs="Arial"/>
                <w:color w:val="000000"/>
              </w:rPr>
              <w:fldChar w:fldCharType="begin"/>
            </w:r>
            <w:r w:rsidR="002874BB" w:rsidRPr="002874BB">
              <w:rPr>
                <w:rFonts w:cs="Arial"/>
                <w:color w:val="000000"/>
                <w:lang w:val="en-US"/>
              </w:rPr>
              <w:instrText xml:space="preserve"> DOCPROPERTY  "Project Owner"  \* CHARFORMAT </w:instrText>
            </w:r>
            <w:r>
              <w:rPr>
                <w:rFonts w:cs="Arial"/>
                <w:color w:val="000000"/>
              </w:rPr>
              <w:fldChar w:fldCharType="separate"/>
            </w:r>
            <w:r w:rsidR="0077027F">
              <w:rPr>
                <w:rFonts w:cs="Arial"/>
                <w:color w:val="000000"/>
                <w:lang w:val="en-US"/>
              </w:rPr>
              <w:t>Maria Ángeles Casas Galvan</w:t>
            </w:r>
            <w:r>
              <w:rPr>
                <w:rFonts w:cs="Arial"/>
                <w:color w:val="000000"/>
              </w:rPr>
              <w:fldChar w:fldCharType="end"/>
            </w:r>
          </w:p>
        </w:tc>
        <w:tc>
          <w:tcPr>
            <w:tcW w:w="2294" w:type="dxa"/>
            <w:tcBorders>
              <w:top w:val="nil"/>
              <w:left w:val="nil"/>
              <w:bottom w:val="single" w:sz="4" w:space="0" w:color="auto"/>
              <w:right w:val="nil"/>
            </w:tcBorders>
            <w:hideMark/>
          </w:tcPr>
          <w:p w14:paraId="61F842B0" w14:textId="3A5AD85A" w:rsidR="002874BB" w:rsidRDefault="00F60834">
            <w:pPr>
              <w:pStyle w:val="TableText"/>
              <w:rPr>
                <w:rFonts w:cs="Arial"/>
                <w:color w:val="000000"/>
                <w:lang w:val="en-US"/>
              </w:rPr>
            </w:pPr>
            <w:r>
              <w:rPr>
                <w:rFonts w:cs="Arial"/>
                <w:color w:val="000000"/>
              </w:rPr>
              <w:fldChar w:fldCharType="begin"/>
            </w:r>
            <w:r w:rsidR="002874BB" w:rsidRPr="002874BB">
              <w:rPr>
                <w:rFonts w:cs="Arial"/>
                <w:color w:val="000000"/>
                <w:lang w:val="en-US"/>
              </w:rPr>
              <w:instrText xml:space="preserve"> DOCPROPERTY  "Project Manager"  \* CHARFORMAT </w:instrText>
            </w:r>
            <w:r>
              <w:rPr>
                <w:rFonts w:cs="Arial"/>
                <w:color w:val="000000"/>
              </w:rPr>
              <w:fldChar w:fldCharType="separate"/>
            </w:r>
            <w:r w:rsidR="0077027F">
              <w:rPr>
                <w:rFonts w:cs="Arial"/>
                <w:color w:val="000000"/>
                <w:lang w:val="en-US"/>
              </w:rPr>
              <w:t xml:space="preserve">Marta Garcia </w:t>
            </w:r>
            <w:proofErr w:type="spellStart"/>
            <w:r w:rsidR="0077027F">
              <w:rPr>
                <w:rFonts w:cs="Arial"/>
                <w:color w:val="000000"/>
                <w:lang w:val="en-US"/>
              </w:rPr>
              <w:t>GIlabert</w:t>
            </w:r>
            <w:proofErr w:type="spellEnd"/>
            <w:r>
              <w:rPr>
                <w:rFonts w:cs="Arial"/>
                <w:color w:val="000000"/>
              </w:rPr>
              <w:fldChar w:fldCharType="end"/>
            </w:r>
          </w:p>
        </w:tc>
        <w:tc>
          <w:tcPr>
            <w:tcW w:w="1832" w:type="dxa"/>
            <w:tcBorders>
              <w:top w:val="nil"/>
              <w:left w:val="nil"/>
              <w:bottom w:val="single" w:sz="4" w:space="0" w:color="auto"/>
              <w:right w:val="nil"/>
            </w:tcBorders>
            <w:hideMark/>
          </w:tcPr>
          <w:p w14:paraId="0C235499" w14:textId="64BB6C8A" w:rsidR="002874BB" w:rsidRDefault="00F60834">
            <w:pPr>
              <w:pStyle w:val="TableText"/>
              <w:rPr>
                <w:rFonts w:cs="Arial"/>
                <w:color w:val="000000"/>
                <w:lang w:val="en-US"/>
              </w:rPr>
            </w:pPr>
            <w:r>
              <w:rPr>
                <w:rFonts w:cs="Arial"/>
                <w:color w:val="000000"/>
              </w:rPr>
              <w:fldChar w:fldCharType="begin"/>
            </w:r>
            <w:r w:rsidR="002874BB" w:rsidRPr="002874BB">
              <w:rPr>
                <w:rFonts w:cs="Arial"/>
                <w:color w:val="000000"/>
                <w:lang w:val="en-US"/>
              </w:rPr>
              <w:instrText xml:space="preserve"> DOCPROPERTY  "Project Start"  \* CHARFORMAT </w:instrText>
            </w:r>
            <w:r>
              <w:rPr>
                <w:rFonts w:cs="Arial"/>
                <w:color w:val="000000"/>
              </w:rPr>
              <w:fldChar w:fldCharType="separate"/>
            </w:r>
            <w:r w:rsidR="0077027F">
              <w:rPr>
                <w:rFonts w:cs="Arial"/>
                <w:color w:val="000000"/>
                <w:lang w:val="en-US"/>
              </w:rPr>
              <w:t>Project Start: go to doc properties</w:t>
            </w:r>
            <w:r>
              <w:rPr>
                <w:rFonts w:cs="Arial"/>
                <w:color w:val="000000"/>
              </w:rPr>
              <w:fldChar w:fldCharType="end"/>
            </w:r>
          </w:p>
        </w:tc>
      </w:tr>
      <w:tr w:rsidR="002874BB" w14:paraId="05388A56" w14:textId="77777777" w:rsidTr="002874BB">
        <w:tc>
          <w:tcPr>
            <w:tcW w:w="2488" w:type="dxa"/>
            <w:tcBorders>
              <w:top w:val="single" w:sz="4" w:space="0" w:color="auto"/>
              <w:left w:val="nil"/>
              <w:bottom w:val="nil"/>
              <w:right w:val="nil"/>
            </w:tcBorders>
            <w:hideMark/>
          </w:tcPr>
          <w:p w14:paraId="0BA44B3C" w14:textId="77777777" w:rsidR="002874BB" w:rsidRDefault="002874BB">
            <w:pPr>
              <w:pStyle w:val="TableHeading"/>
              <w:rPr>
                <w:rStyle w:val="Strong"/>
                <w:lang w:val="en-US"/>
              </w:rPr>
            </w:pPr>
            <w:r>
              <w:rPr>
                <w:rStyle w:val="Strong"/>
              </w:rPr>
              <w:t xml:space="preserve">Customer </w:t>
            </w:r>
          </w:p>
        </w:tc>
        <w:tc>
          <w:tcPr>
            <w:tcW w:w="2296" w:type="dxa"/>
            <w:tcBorders>
              <w:top w:val="single" w:sz="4" w:space="0" w:color="auto"/>
              <w:left w:val="nil"/>
              <w:bottom w:val="nil"/>
              <w:right w:val="nil"/>
            </w:tcBorders>
            <w:hideMark/>
          </w:tcPr>
          <w:p w14:paraId="38E6EF4D" w14:textId="77777777" w:rsidR="002874BB" w:rsidRDefault="002874BB">
            <w:pPr>
              <w:pStyle w:val="TableHeading"/>
              <w:rPr>
                <w:rStyle w:val="Strong"/>
                <w:lang w:val="en-US"/>
              </w:rPr>
            </w:pPr>
            <w:r>
              <w:rPr>
                <w:rStyle w:val="Strong"/>
              </w:rPr>
              <w:t>Project-ID</w:t>
            </w:r>
          </w:p>
        </w:tc>
        <w:tc>
          <w:tcPr>
            <w:tcW w:w="2294" w:type="dxa"/>
            <w:tcBorders>
              <w:top w:val="single" w:sz="4" w:space="0" w:color="auto"/>
              <w:left w:val="nil"/>
              <w:bottom w:val="nil"/>
              <w:right w:val="nil"/>
            </w:tcBorders>
            <w:hideMark/>
          </w:tcPr>
          <w:p w14:paraId="0E7720C9" w14:textId="77777777" w:rsidR="002874BB" w:rsidRDefault="002874BB">
            <w:pPr>
              <w:pStyle w:val="TableHeading"/>
              <w:rPr>
                <w:rStyle w:val="Strong"/>
                <w:lang w:val="en-US"/>
              </w:rPr>
            </w:pPr>
            <w:r>
              <w:rPr>
                <w:rStyle w:val="Strong"/>
              </w:rPr>
              <w:t>Business Unit</w:t>
            </w:r>
          </w:p>
        </w:tc>
        <w:tc>
          <w:tcPr>
            <w:tcW w:w="1832" w:type="dxa"/>
            <w:tcBorders>
              <w:top w:val="single" w:sz="4" w:space="0" w:color="auto"/>
              <w:left w:val="nil"/>
              <w:bottom w:val="nil"/>
              <w:right w:val="nil"/>
            </w:tcBorders>
            <w:hideMark/>
          </w:tcPr>
          <w:p w14:paraId="0B318142" w14:textId="77777777" w:rsidR="002874BB" w:rsidRDefault="002874BB">
            <w:pPr>
              <w:pStyle w:val="TableHeading"/>
              <w:rPr>
                <w:rStyle w:val="Strong"/>
                <w:lang w:val="en-US"/>
              </w:rPr>
            </w:pPr>
            <w:r>
              <w:rPr>
                <w:rStyle w:val="Strong"/>
              </w:rPr>
              <w:t xml:space="preserve">Project End </w:t>
            </w:r>
          </w:p>
        </w:tc>
      </w:tr>
      <w:tr w:rsidR="002874BB" w:rsidRPr="0077027F" w14:paraId="57A14513" w14:textId="77777777" w:rsidTr="002874BB">
        <w:tc>
          <w:tcPr>
            <w:tcW w:w="2488" w:type="dxa"/>
            <w:tcBorders>
              <w:top w:val="nil"/>
              <w:left w:val="nil"/>
              <w:bottom w:val="single" w:sz="4" w:space="0" w:color="000000"/>
              <w:right w:val="nil"/>
            </w:tcBorders>
            <w:hideMark/>
          </w:tcPr>
          <w:p w14:paraId="651FB20C" w14:textId="7B36CEA6" w:rsidR="002874BB" w:rsidRDefault="00F60834" w:rsidP="00F47D48">
            <w:pPr>
              <w:pStyle w:val="TableText"/>
              <w:rPr>
                <w:rFonts w:cs="Arial"/>
                <w:color w:val="000000"/>
                <w:lang w:val="en-US"/>
              </w:rPr>
            </w:pPr>
            <w:r>
              <w:rPr>
                <w:rFonts w:cs="Arial"/>
                <w:color w:val="000000"/>
              </w:rPr>
              <w:fldChar w:fldCharType="begin"/>
            </w:r>
            <w:r w:rsidR="002874BB" w:rsidRPr="002874BB">
              <w:rPr>
                <w:rFonts w:cs="Arial"/>
                <w:color w:val="000000"/>
                <w:lang w:val="en-US"/>
              </w:rPr>
              <w:instrText xml:space="preserve"> DOCPROPERTY  Customer  \* CHARFORMAT </w:instrText>
            </w:r>
            <w:r>
              <w:rPr>
                <w:rFonts w:cs="Arial"/>
                <w:color w:val="000000"/>
              </w:rPr>
              <w:fldChar w:fldCharType="separate"/>
            </w:r>
            <w:r w:rsidR="0077027F">
              <w:rPr>
                <w:rFonts w:cs="Arial"/>
                <w:color w:val="000000"/>
                <w:lang w:val="en-US"/>
              </w:rPr>
              <w:t>Customer: go to doc properties</w:t>
            </w:r>
            <w:r>
              <w:rPr>
                <w:rFonts w:cs="Arial"/>
                <w:color w:val="000000"/>
              </w:rPr>
              <w:fldChar w:fldCharType="end"/>
            </w:r>
            <w:r w:rsidR="00F47D48">
              <w:rPr>
                <w:rFonts w:cs="Arial"/>
                <w:color w:val="000000"/>
                <w:lang w:val="en-US"/>
              </w:rPr>
              <w:t xml:space="preserve"> </w:t>
            </w:r>
          </w:p>
        </w:tc>
        <w:tc>
          <w:tcPr>
            <w:tcW w:w="2296" w:type="dxa"/>
            <w:tcBorders>
              <w:top w:val="nil"/>
              <w:left w:val="nil"/>
              <w:bottom w:val="single" w:sz="4" w:space="0" w:color="000000"/>
              <w:right w:val="nil"/>
            </w:tcBorders>
            <w:hideMark/>
          </w:tcPr>
          <w:p w14:paraId="0BFE6807" w14:textId="7EE6F809" w:rsidR="002874BB" w:rsidRDefault="00F60834">
            <w:pPr>
              <w:pStyle w:val="TableText"/>
              <w:rPr>
                <w:rFonts w:cs="Arial"/>
                <w:color w:val="000000"/>
                <w:lang w:val="en-US"/>
              </w:rPr>
            </w:pPr>
            <w:r>
              <w:rPr>
                <w:rFonts w:cs="Arial"/>
                <w:color w:val="000000"/>
              </w:rPr>
              <w:fldChar w:fldCharType="begin"/>
            </w:r>
            <w:r w:rsidR="002874BB" w:rsidRPr="002874BB">
              <w:rPr>
                <w:rFonts w:cs="Arial"/>
                <w:color w:val="000000"/>
                <w:lang w:val="en-US"/>
              </w:rPr>
              <w:instrText xml:space="preserve"> DOCPROPERTY  Project-ID  \* CHARFORMAT </w:instrText>
            </w:r>
            <w:r>
              <w:rPr>
                <w:rFonts w:cs="Arial"/>
                <w:color w:val="000000"/>
              </w:rPr>
              <w:fldChar w:fldCharType="separate"/>
            </w:r>
            <w:r w:rsidR="0077027F">
              <w:rPr>
                <w:rFonts w:cs="Arial"/>
                <w:color w:val="000000"/>
                <w:lang w:val="en-US"/>
              </w:rPr>
              <w:t>ESPRGENNAV</w:t>
            </w:r>
            <w:r>
              <w:rPr>
                <w:rFonts w:cs="Arial"/>
                <w:color w:val="000000"/>
              </w:rPr>
              <w:fldChar w:fldCharType="end"/>
            </w:r>
          </w:p>
        </w:tc>
        <w:tc>
          <w:tcPr>
            <w:tcW w:w="2294" w:type="dxa"/>
            <w:tcBorders>
              <w:top w:val="nil"/>
              <w:left w:val="nil"/>
              <w:bottom w:val="single" w:sz="4" w:space="0" w:color="000000"/>
              <w:right w:val="nil"/>
            </w:tcBorders>
            <w:hideMark/>
          </w:tcPr>
          <w:p w14:paraId="39E99D13" w14:textId="3E754944" w:rsidR="002874BB" w:rsidRDefault="00F60834">
            <w:pPr>
              <w:keepLines w:val="0"/>
              <w:rPr>
                <w:lang w:val="en-US"/>
              </w:rPr>
            </w:pPr>
            <w:r>
              <w:fldChar w:fldCharType="begin"/>
            </w:r>
            <w:r w:rsidR="002874BB" w:rsidRPr="002874BB">
              <w:rPr>
                <w:lang w:val="en-US"/>
              </w:rPr>
              <w:instrText xml:space="preserve"> DOCPROPERTY  "Business Unit"  \* CHARFORMAT </w:instrText>
            </w:r>
            <w:r>
              <w:fldChar w:fldCharType="separate"/>
            </w:r>
            <w:r w:rsidR="0077027F">
              <w:rPr>
                <w:lang w:val="en-US"/>
              </w:rPr>
              <w:t>Business Unit: go to doc properties</w:t>
            </w:r>
            <w:r>
              <w:rPr>
                <w:rFonts w:cs="Arial"/>
                <w:color w:val="000000"/>
              </w:rPr>
              <w:fldChar w:fldCharType="end"/>
            </w:r>
          </w:p>
        </w:tc>
        <w:tc>
          <w:tcPr>
            <w:tcW w:w="1832" w:type="dxa"/>
            <w:tcBorders>
              <w:top w:val="nil"/>
              <w:left w:val="nil"/>
              <w:bottom w:val="single" w:sz="4" w:space="0" w:color="000000"/>
              <w:right w:val="nil"/>
            </w:tcBorders>
            <w:hideMark/>
          </w:tcPr>
          <w:p w14:paraId="523BB526" w14:textId="76BB105F" w:rsidR="002874BB" w:rsidRDefault="00F60834">
            <w:pPr>
              <w:pStyle w:val="TableText"/>
              <w:tabs>
                <w:tab w:val="left" w:pos="341"/>
              </w:tabs>
              <w:rPr>
                <w:rFonts w:cs="Arial"/>
                <w:color w:val="000000"/>
                <w:lang w:val="en-US"/>
              </w:rPr>
            </w:pPr>
            <w:r>
              <w:rPr>
                <w:rFonts w:cs="Arial"/>
                <w:color w:val="000000"/>
              </w:rPr>
              <w:fldChar w:fldCharType="begin"/>
            </w:r>
            <w:r w:rsidR="002874BB" w:rsidRPr="002874BB">
              <w:rPr>
                <w:rFonts w:cs="Arial"/>
                <w:color w:val="000000"/>
                <w:lang w:val="en-US"/>
              </w:rPr>
              <w:instrText xml:space="preserve"> DOCPROPERTY  "Project End"  \* CHARFORMAT </w:instrText>
            </w:r>
            <w:r>
              <w:rPr>
                <w:rFonts w:cs="Arial"/>
                <w:color w:val="000000"/>
              </w:rPr>
              <w:fldChar w:fldCharType="separate"/>
            </w:r>
            <w:r w:rsidR="0077027F">
              <w:rPr>
                <w:rFonts w:cs="Arial"/>
                <w:color w:val="000000"/>
                <w:lang w:val="en-US"/>
              </w:rPr>
              <w:t>Project End: go to doc properties</w:t>
            </w:r>
            <w:r>
              <w:rPr>
                <w:rFonts w:cs="Arial"/>
                <w:color w:val="000000"/>
              </w:rPr>
              <w:fldChar w:fldCharType="end"/>
            </w:r>
            <w:r w:rsidR="002874BB" w:rsidRPr="002874BB">
              <w:rPr>
                <w:rFonts w:cs="Arial"/>
                <w:color w:val="000000"/>
                <w:lang w:val="en-US"/>
              </w:rPr>
              <w:t xml:space="preserve"> </w:t>
            </w:r>
          </w:p>
        </w:tc>
      </w:tr>
    </w:tbl>
    <w:p w14:paraId="60E3D4AC" w14:textId="77777777" w:rsidR="002874BB" w:rsidRDefault="002874BB" w:rsidP="002874BB">
      <w:pPr>
        <w:pStyle w:val="BodyText"/>
        <w:rPr>
          <w:lang w:val="en-US"/>
        </w:rPr>
      </w:pPr>
    </w:p>
    <w:p w14:paraId="1F62C478" w14:textId="77777777" w:rsidR="00917317" w:rsidRPr="00070106" w:rsidRDefault="00917317">
      <w:pPr>
        <w:pStyle w:val="BodyText"/>
        <w:rPr>
          <w:lang w:val="en-US"/>
        </w:rPr>
        <w:sectPr w:rsidR="00917317" w:rsidRPr="00070106" w:rsidSect="00CE50A7">
          <w:headerReference w:type="even" r:id="rId17"/>
          <w:headerReference w:type="default" r:id="rId18"/>
          <w:footerReference w:type="default" r:id="rId19"/>
          <w:pgSz w:w="11900" w:h="16840" w:code="9"/>
          <w:pgMar w:top="1191" w:right="851" w:bottom="1191" w:left="2268" w:header="595" w:footer="416" w:gutter="0"/>
          <w:cols w:space="708"/>
        </w:sectPr>
      </w:pPr>
    </w:p>
    <w:p w14:paraId="2B17FE58" w14:textId="77777777" w:rsidR="00F30557" w:rsidRPr="00070106" w:rsidRDefault="00D14E81">
      <w:pPr>
        <w:pStyle w:val="TOCHeading1"/>
        <w:rPr>
          <w:lang w:val="en-US"/>
        </w:rPr>
      </w:pPr>
      <w:bookmarkStart w:id="1" w:name="_Toc221845457"/>
      <w:r w:rsidRPr="00070106">
        <w:rPr>
          <w:lang w:val="en-US"/>
        </w:rPr>
        <w:t>Foreword</w:t>
      </w:r>
      <w:bookmarkEnd w:id="1"/>
    </w:p>
    <w:p w14:paraId="52854C23" w14:textId="77777777" w:rsidR="00B31C65" w:rsidRPr="00070106" w:rsidRDefault="00F60834">
      <w:pPr>
        <w:pStyle w:val="BodyText"/>
        <w:rPr>
          <w:lang w:val="en-US"/>
        </w:rPr>
      </w:pPr>
      <w:r w:rsidRPr="00070106">
        <w:rPr>
          <w:lang w:val="en-US"/>
        </w:rPr>
        <w:fldChar w:fldCharType="begin"/>
      </w:r>
      <w:r w:rsidR="00623C35" w:rsidRPr="00070106">
        <w:rPr>
          <w:lang w:val="en-US"/>
        </w:rPr>
        <w:instrText xml:space="preserve"> MACROBUTTON NOBUTTON \* CHARFORMAT [</w:instrText>
      </w:r>
      <w:r w:rsidR="00D14E81" w:rsidRPr="00070106">
        <w:rPr>
          <w:lang w:val="en-US"/>
        </w:rPr>
        <w:instrText xml:space="preserve">Insert text </w:instrText>
      </w:r>
      <w:r w:rsidR="005261A3" w:rsidRPr="00070106">
        <w:rPr>
          <w:lang w:val="en-US"/>
        </w:rPr>
        <w:instrText>here or delete this</w:instrText>
      </w:r>
      <w:r w:rsidR="00D14E81" w:rsidRPr="00070106">
        <w:rPr>
          <w:lang w:val="en-US"/>
        </w:rPr>
        <w:instrText xml:space="preserve"> chapter</w:instrText>
      </w:r>
      <w:r w:rsidR="00623C35" w:rsidRPr="00070106">
        <w:rPr>
          <w:lang w:val="en-US"/>
        </w:rPr>
        <w:instrText>]</w:instrText>
      </w:r>
      <w:r w:rsidRPr="00070106">
        <w:rPr>
          <w:lang w:val="en-US"/>
        </w:rPr>
        <w:fldChar w:fldCharType="separate"/>
      </w:r>
      <w:r w:rsidR="00623C35" w:rsidRPr="00070106">
        <w:rPr>
          <w:b/>
          <w:bCs/>
          <w:lang w:val="en-US"/>
        </w:rPr>
        <w:t>Fehler! Fehlende Testbedingung.</w:t>
      </w:r>
      <w:r w:rsidRPr="00070106">
        <w:rPr>
          <w:lang w:val="en-US"/>
        </w:rPr>
        <w:fldChar w:fldCharType="end"/>
      </w:r>
      <w:r w:rsidR="00623C35" w:rsidRPr="00070106">
        <w:rPr>
          <w:lang w:val="en-US"/>
        </w:rPr>
        <w:t xml:space="preserve"> </w:t>
      </w:r>
    </w:p>
    <w:p w14:paraId="5EC6B035" w14:textId="5A2C81FD" w:rsidR="00F30557" w:rsidRPr="000C2B5B" w:rsidRDefault="00C83C86">
      <w:pPr>
        <w:pStyle w:val="TOCHeading1"/>
        <w:rPr>
          <w:lang w:val="es-ES"/>
        </w:rPr>
      </w:pPr>
      <w:bookmarkStart w:id="2" w:name="_Toc221845458"/>
      <w:r w:rsidRPr="000C2B5B">
        <w:rPr>
          <w:lang w:val="es-ES"/>
        </w:rPr>
        <w:t>Tabl</w:t>
      </w:r>
      <w:r w:rsidR="000C2B5B" w:rsidRPr="000C2B5B">
        <w:rPr>
          <w:lang w:val="es-ES"/>
        </w:rPr>
        <w:t>a de contenido</w:t>
      </w:r>
      <w:bookmarkEnd w:id="2"/>
    </w:p>
    <w:p w14:paraId="4D2F2296" w14:textId="381E8148" w:rsidR="00EB7CDC" w:rsidRDefault="000560E6">
      <w:pPr>
        <w:pStyle w:val="TOC1"/>
        <w:rPr>
          <w:rFonts w:asciiTheme="minorHAnsi" w:eastAsiaTheme="minorEastAsia" w:hAnsiTheme="minorHAnsi" w:cstheme="minorBidi"/>
          <w:noProof/>
          <w:kern w:val="2"/>
          <w:sz w:val="24"/>
          <w:szCs w:val="24"/>
          <w:lang w:val="es-ES" w:eastAsia="ja-JP"/>
          <w14:ligatures w14:val="standardContextual"/>
        </w:rPr>
      </w:pPr>
      <w:r>
        <w:rPr>
          <w:lang w:val="en-US"/>
        </w:rPr>
        <w:fldChar w:fldCharType="begin"/>
      </w:r>
      <w:r>
        <w:rPr>
          <w:lang w:val="en-US"/>
        </w:rPr>
        <w:instrText xml:space="preserve"> TOC \o "3-3" \h \z \t "Heading 1,1,Heading 2,2,TOC Heading 1,1,TOC Heading 2,2,Indexüberschrift 2,2,Index Heading,1,Appendix Heading 1,1,Appendix Heading 2,2" </w:instrText>
      </w:r>
      <w:r>
        <w:rPr>
          <w:lang w:val="en-US"/>
        </w:rPr>
        <w:fldChar w:fldCharType="separate"/>
      </w:r>
      <w:hyperlink w:anchor="_Toc221845456" w:history="1">
        <w:r w:rsidR="00EB7CDC" w:rsidRPr="00267919">
          <w:rPr>
            <w:rStyle w:val="Hyperlink"/>
            <w:noProof/>
            <w:lang w:val="en-US"/>
          </w:rPr>
          <w:t>Imprint</w:t>
        </w:r>
        <w:r w:rsidR="00EB7CDC">
          <w:rPr>
            <w:noProof/>
            <w:webHidden/>
          </w:rPr>
          <w:tab/>
        </w:r>
        <w:r w:rsidR="00EB7CDC">
          <w:rPr>
            <w:noProof/>
            <w:webHidden/>
          </w:rPr>
          <w:fldChar w:fldCharType="begin"/>
        </w:r>
        <w:r w:rsidR="00EB7CDC">
          <w:rPr>
            <w:noProof/>
            <w:webHidden/>
          </w:rPr>
          <w:instrText xml:space="preserve"> PAGEREF _Toc221845456 \h </w:instrText>
        </w:r>
        <w:r w:rsidR="00EB7CDC">
          <w:rPr>
            <w:noProof/>
            <w:webHidden/>
          </w:rPr>
        </w:r>
        <w:r w:rsidR="00EB7CDC">
          <w:rPr>
            <w:noProof/>
            <w:webHidden/>
          </w:rPr>
          <w:fldChar w:fldCharType="separate"/>
        </w:r>
        <w:r w:rsidR="00EB7CDC">
          <w:rPr>
            <w:noProof/>
            <w:webHidden/>
          </w:rPr>
          <w:t>3</w:t>
        </w:r>
        <w:r w:rsidR="00EB7CDC">
          <w:rPr>
            <w:noProof/>
            <w:webHidden/>
          </w:rPr>
          <w:fldChar w:fldCharType="end"/>
        </w:r>
      </w:hyperlink>
    </w:p>
    <w:p w14:paraId="244EBAEC" w14:textId="4565B3C3" w:rsidR="00EB7CDC" w:rsidRDefault="00EB7CDC">
      <w:pPr>
        <w:pStyle w:val="TOC1"/>
        <w:rPr>
          <w:rFonts w:asciiTheme="minorHAnsi" w:eastAsiaTheme="minorEastAsia" w:hAnsiTheme="minorHAnsi" w:cstheme="minorBidi"/>
          <w:noProof/>
          <w:kern w:val="2"/>
          <w:sz w:val="24"/>
          <w:szCs w:val="24"/>
          <w:lang w:val="es-ES" w:eastAsia="ja-JP"/>
          <w14:ligatures w14:val="standardContextual"/>
        </w:rPr>
      </w:pPr>
      <w:hyperlink w:anchor="_Toc221845457" w:history="1">
        <w:r w:rsidRPr="00267919">
          <w:rPr>
            <w:rStyle w:val="Hyperlink"/>
            <w:noProof/>
            <w:lang w:val="en-US"/>
          </w:rPr>
          <w:t>Foreword</w:t>
        </w:r>
        <w:r>
          <w:rPr>
            <w:noProof/>
            <w:webHidden/>
          </w:rPr>
          <w:tab/>
        </w:r>
        <w:r>
          <w:rPr>
            <w:noProof/>
            <w:webHidden/>
          </w:rPr>
          <w:fldChar w:fldCharType="begin"/>
        </w:r>
        <w:r>
          <w:rPr>
            <w:noProof/>
            <w:webHidden/>
          </w:rPr>
          <w:instrText xml:space="preserve"> PAGEREF _Toc221845457 \h </w:instrText>
        </w:r>
        <w:r>
          <w:rPr>
            <w:noProof/>
            <w:webHidden/>
          </w:rPr>
        </w:r>
        <w:r>
          <w:rPr>
            <w:noProof/>
            <w:webHidden/>
          </w:rPr>
          <w:fldChar w:fldCharType="separate"/>
        </w:r>
        <w:r>
          <w:rPr>
            <w:noProof/>
            <w:webHidden/>
          </w:rPr>
          <w:t>5</w:t>
        </w:r>
        <w:r>
          <w:rPr>
            <w:noProof/>
            <w:webHidden/>
          </w:rPr>
          <w:fldChar w:fldCharType="end"/>
        </w:r>
      </w:hyperlink>
    </w:p>
    <w:p w14:paraId="7B65AED2" w14:textId="5794B473" w:rsidR="00EB7CDC" w:rsidRDefault="00EB7CDC">
      <w:pPr>
        <w:pStyle w:val="TOC1"/>
        <w:rPr>
          <w:rFonts w:asciiTheme="minorHAnsi" w:eastAsiaTheme="minorEastAsia" w:hAnsiTheme="minorHAnsi" w:cstheme="minorBidi"/>
          <w:noProof/>
          <w:kern w:val="2"/>
          <w:sz w:val="24"/>
          <w:szCs w:val="24"/>
          <w:lang w:val="es-ES" w:eastAsia="ja-JP"/>
          <w14:ligatures w14:val="standardContextual"/>
        </w:rPr>
      </w:pPr>
      <w:hyperlink w:anchor="_Toc221845458" w:history="1">
        <w:r w:rsidRPr="00267919">
          <w:rPr>
            <w:rStyle w:val="Hyperlink"/>
            <w:noProof/>
            <w:lang w:val="es-ES"/>
          </w:rPr>
          <w:t>Tabla de contenido</w:t>
        </w:r>
        <w:r>
          <w:rPr>
            <w:noProof/>
            <w:webHidden/>
          </w:rPr>
          <w:tab/>
        </w:r>
        <w:r>
          <w:rPr>
            <w:noProof/>
            <w:webHidden/>
          </w:rPr>
          <w:fldChar w:fldCharType="begin"/>
        </w:r>
        <w:r>
          <w:rPr>
            <w:noProof/>
            <w:webHidden/>
          </w:rPr>
          <w:instrText xml:space="preserve"> PAGEREF _Toc221845458 \h </w:instrText>
        </w:r>
        <w:r>
          <w:rPr>
            <w:noProof/>
            <w:webHidden/>
          </w:rPr>
        </w:r>
        <w:r>
          <w:rPr>
            <w:noProof/>
            <w:webHidden/>
          </w:rPr>
          <w:fldChar w:fldCharType="separate"/>
        </w:r>
        <w:r>
          <w:rPr>
            <w:noProof/>
            <w:webHidden/>
          </w:rPr>
          <w:t>6</w:t>
        </w:r>
        <w:r>
          <w:rPr>
            <w:noProof/>
            <w:webHidden/>
          </w:rPr>
          <w:fldChar w:fldCharType="end"/>
        </w:r>
      </w:hyperlink>
    </w:p>
    <w:p w14:paraId="06F0AC3F" w14:textId="4792D484" w:rsidR="00EB7CDC" w:rsidRDefault="00EB7CDC">
      <w:pPr>
        <w:pStyle w:val="TOC1"/>
        <w:rPr>
          <w:rFonts w:asciiTheme="minorHAnsi" w:eastAsiaTheme="minorEastAsia" w:hAnsiTheme="minorHAnsi" w:cstheme="minorBidi"/>
          <w:noProof/>
          <w:kern w:val="2"/>
          <w:sz w:val="24"/>
          <w:szCs w:val="24"/>
          <w:lang w:val="es-ES" w:eastAsia="ja-JP"/>
          <w14:ligatures w14:val="standardContextual"/>
        </w:rPr>
      </w:pPr>
      <w:hyperlink w:anchor="_Toc221845459" w:history="1">
        <w:r w:rsidRPr="00267919">
          <w:rPr>
            <w:rStyle w:val="Hyperlink"/>
            <w:noProof/>
            <w:lang w:val="es-ES"/>
          </w:rPr>
          <w:t>Listado de figuras</w:t>
        </w:r>
        <w:r>
          <w:rPr>
            <w:noProof/>
            <w:webHidden/>
          </w:rPr>
          <w:tab/>
        </w:r>
        <w:r>
          <w:rPr>
            <w:noProof/>
            <w:webHidden/>
          </w:rPr>
          <w:fldChar w:fldCharType="begin"/>
        </w:r>
        <w:r>
          <w:rPr>
            <w:noProof/>
            <w:webHidden/>
          </w:rPr>
          <w:instrText xml:space="preserve"> PAGEREF _Toc221845459 \h </w:instrText>
        </w:r>
        <w:r>
          <w:rPr>
            <w:noProof/>
            <w:webHidden/>
          </w:rPr>
        </w:r>
        <w:r>
          <w:rPr>
            <w:noProof/>
            <w:webHidden/>
          </w:rPr>
          <w:fldChar w:fldCharType="separate"/>
        </w:r>
        <w:r>
          <w:rPr>
            <w:noProof/>
            <w:webHidden/>
          </w:rPr>
          <w:t>7</w:t>
        </w:r>
        <w:r>
          <w:rPr>
            <w:noProof/>
            <w:webHidden/>
          </w:rPr>
          <w:fldChar w:fldCharType="end"/>
        </w:r>
      </w:hyperlink>
    </w:p>
    <w:p w14:paraId="5A0CAD66" w14:textId="11763CE8" w:rsidR="00EB7CDC" w:rsidRDefault="00EB7CDC">
      <w:pPr>
        <w:pStyle w:val="TOC1"/>
        <w:rPr>
          <w:rFonts w:asciiTheme="minorHAnsi" w:eastAsiaTheme="minorEastAsia" w:hAnsiTheme="minorHAnsi" w:cstheme="minorBidi"/>
          <w:noProof/>
          <w:kern w:val="2"/>
          <w:sz w:val="24"/>
          <w:szCs w:val="24"/>
          <w:lang w:val="es-ES" w:eastAsia="ja-JP"/>
          <w14:ligatures w14:val="standardContextual"/>
        </w:rPr>
      </w:pPr>
      <w:hyperlink w:anchor="_Toc221845460" w:history="1">
        <w:r w:rsidRPr="00267919">
          <w:rPr>
            <w:rStyle w:val="Hyperlink"/>
            <w:noProof/>
            <w:lang w:val="es-ES"/>
          </w:rPr>
          <w:t>Listado de tablas</w:t>
        </w:r>
        <w:r>
          <w:rPr>
            <w:noProof/>
            <w:webHidden/>
          </w:rPr>
          <w:tab/>
        </w:r>
        <w:r>
          <w:rPr>
            <w:noProof/>
            <w:webHidden/>
          </w:rPr>
          <w:fldChar w:fldCharType="begin"/>
        </w:r>
        <w:r>
          <w:rPr>
            <w:noProof/>
            <w:webHidden/>
          </w:rPr>
          <w:instrText xml:space="preserve"> PAGEREF _Toc221845460 \h </w:instrText>
        </w:r>
        <w:r>
          <w:rPr>
            <w:noProof/>
            <w:webHidden/>
          </w:rPr>
        </w:r>
        <w:r>
          <w:rPr>
            <w:noProof/>
            <w:webHidden/>
          </w:rPr>
          <w:fldChar w:fldCharType="separate"/>
        </w:r>
        <w:r>
          <w:rPr>
            <w:noProof/>
            <w:webHidden/>
          </w:rPr>
          <w:t>8</w:t>
        </w:r>
        <w:r>
          <w:rPr>
            <w:noProof/>
            <w:webHidden/>
          </w:rPr>
          <w:fldChar w:fldCharType="end"/>
        </w:r>
      </w:hyperlink>
    </w:p>
    <w:p w14:paraId="33650AF5" w14:textId="4B4FF9DB" w:rsidR="00EB7CDC" w:rsidRDefault="00EB7CDC">
      <w:pPr>
        <w:pStyle w:val="TOC3"/>
        <w:rPr>
          <w:rFonts w:asciiTheme="minorHAnsi" w:eastAsiaTheme="minorEastAsia" w:hAnsiTheme="minorHAnsi" w:cstheme="minorBidi"/>
          <w:noProof/>
          <w:kern w:val="2"/>
          <w:sz w:val="24"/>
          <w:szCs w:val="24"/>
          <w:lang w:val="es-ES" w:eastAsia="ja-JP"/>
          <w14:ligatures w14:val="standardContextual"/>
        </w:rPr>
      </w:pPr>
      <w:hyperlink w:anchor="_Toc221845461" w:history="1">
        <w:r w:rsidRPr="00267919">
          <w:rPr>
            <w:rStyle w:val="Hyperlink"/>
            <w:noProof/>
            <w:lang w:val="es-ES"/>
          </w:rPr>
          <w:t>2.7.1</w:t>
        </w:r>
        <w:r>
          <w:rPr>
            <w:rFonts w:asciiTheme="minorHAnsi" w:eastAsiaTheme="minorEastAsia" w:hAnsiTheme="minorHAnsi" w:cstheme="minorBidi"/>
            <w:noProof/>
            <w:kern w:val="2"/>
            <w:sz w:val="24"/>
            <w:szCs w:val="24"/>
            <w:lang w:val="es-ES" w:eastAsia="ja-JP"/>
            <w14:ligatures w14:val="standardContextual"/>
          </w:rPr>
          <w:tab/>
        </w:r>
        <w:r w:rsidRPr="00267919">
          <w:rPr>
            <w:rStyle w:val="Hyperlink"/>
            <w:noProof/>
            <w:lang w:val="es-ES"/>
          </w:rPr>
          <w:t>UC02.03. Asociación de ficheros S3 a peticiones</w:t>
        </w:r>
        <w:r>
          <w:rPr>
            <w:noProof/>
            <w:webHidden/>
          </w:rPr>
          <w:tab/>
        </w:r>
        <w:r>
          <w:rPr>
            <w:noProof/>
            <w:webHidden/>
          </w:rPr>
          <w:fldChar w:fldCharType="begin"/>
        </w:r>
        <w:r>
          <w:rPr>
            <w:noProof/>
            <w:webHidden/>
          </w:rPr>
          <w:instrText xml:space="preserve"> PAGEREF _Toc221845461 \h </w:instrText>
        </w:r>
        <w:r>
          <w:rPr>
            <w:noProof/>
            <w:webHidden/>
          </w:rPr>
        </w:r>
        <w:r>
          <w:rPr>
            <w:noProof/>
            <w:webHidden/>
          </w:rPr>
          <w:fldChar w:fldCharType="separate"/>
        </w:r>
        <w:r>
          <w:rPr>
            <w:noProof/>
            <w:webHidden/>
          </w:rPr>
          <w:t>10</w:t>
        </w:r>
        <w:r>
          <w:rPr>
            <w:noProof/>
            <w:webHidden/>
          </w:rPr>
          <w:fldChar w:fldCharType="end"/>
        </w:r>
      </w:hyperlink>
    </w:p>
    <w:p w14:paraId="466217DE" w14:textId="35364E0E" w:rsidR="00EB7CDC" w:rsidRDefault="00EB7CDC">
      <w:pPr>
        <w:pStyle w:val="TOC1"/>
        <w:rPr>
          <w:rFonts w:asciiTheme="minorHAnsi" w:eastAsiaTheme="minorEastAsia" w:hAnsiTheme="minorHAnsi" w:cstheme="minorBidi"/>
          <w:noProof/>
          <w:kern w:val="2"/>
          <w:sz w:val="24"/>
          <w:szCs w:val="24"/>
          <w:lang w:val="es-ES" w:eastAsia="ja-JP"/>
          <w14:ligatures w14:val="standardContextual"/>
        </w:rPr>
      </w:pPr>
      <w:hyperlink w:anchor="_Toc221845462" w:history="1">
        <w:r w:rsidRPr="00267919">
          <w:rPr>
            <w:rStyle w:val="Hyperlink"/>
            <w:noProof/>
            <w:lang w:val="en-US"/>
          </w:rPr>
          <w:t>A</w:t>
        </w:r>
        <w:r>
          <w:rPr>
            <w:rFonts w:asciiTheme="minorHAnsi" w:eastAsiaTheme="minorEastAsia" w:hAnsiTheme="minorHAnsi" w:cstheme="minorBidi"/>
            <w:noProof/>
            <w:kern w:val="2"/>
            <w:sz w:val="24"/>
            <w:szCs w:val="24"/>
            <w:lang w:val="es-ES" w:eastAsia="ja-JP"/>
            <w14:ligatures w14:val="standardContextual"/>
          </w:rPr>
          <w:tab/>
        </w:r>
        <w:r w:rsidRPr="00267919">
          <w:rPr>
            <w:rStyle w:val="Hyperlink"/>
            <w:noProof/>
            <w:lang w:val="en-US"/>
          </w:rPr>
          <w:t>Other applicable documents</w:t>
        </w:r>
        <w:r>
          <w:rPr>
            <w:noProof/>
            <w:webHidden/>
          </w:rPr>
          <w:tab/>
        </w:r>
        <w:r>
          <w:rPr>
            <w:noProof/>
            <w:webHidden/>
          </w:rPr>
          <w:fldChar w:fldCharType="begin"/>
        </w:r>
        <w:r>
          <w:rPr>
            <w:noProof/>
            <w:webHidden/>
          </w:rPr>
          <w:instrText xml:space="preserve"> PAGEREF _Toc221845462 \h </w:instrText>
        </w:r>
        <w:r>
          <w:rPr>
            <w:noProof/>
            <w:webHidden/>
          </w:rPr>
        </w:r>
        <w:r>
          <w:rPr>
            <w:noProof/>
            <w:webHidden/>
          </w:rPr>
          <w:fldChar w:fldCharType="separate"/>
        </w:r>
        <w:r>
          <w:rPr>
            <w:noProof/>
            <w:webHidden/>
          </w:rPr>
          <w:t>26</w:t>
        </w:r>
        <w:r>
          <w:rPr>
            <w:noProof/>
            <w:webHidden/>
          </w:rPr>
          <w:fldChar w:fldCharType="end"/>
        </w:r>
      </w:hyperlink>
    </w:p>
    <w:p w14:paraId="2BF30054" w14:textId="3C3A88B3" w:rsidR="00F30557" w:rsidRPr="00070106" w:rsidRDefault="000560E6" w:rsidP="00004278">
      <w:pPr>
        <w:pStyle w:val="BodyText"/>
        <w:rPr>
          <w:lang w:val="en-US"/>
        </w:rPr>
      </w:pPr>
      <w:r>
        <w:rPr>
          <w:szCs w:val="22"/>
          <w:lang w:val="en-US"/>
        </w:rPr>
        <w:fldChar w:fldCharType="end"/>
      </w:r>
    </w:p>
    <w:p w14:paraId="246058E7" w14:textId="5906836F" w:rsidR="00F30557" w:rsidRDefault="00C83C86">
      <w:pPr>
        <w:pStyle w:val="TOCHeading1"/>
        <w:rPr>
          <w:lang w:val="es-ES"/>
        </w:rPr>
      </w:pPr>
      <w:bookmarkStart w:id="3" w:name="_Toc221845459"/>
      <w:r w:rsidRPr="000C2B5B">
        <w:rPr>
          <w:lang w:val="es-ES"/>
        </w:rPr>
        <w:t>List</w:t>
      </w:r>
      <w:r w:rsidR="000C2B5B" w:rsidRPr="000C2B5B">
        <w:rPr>
          <w:lang w:val="es-ES"/>
        </w:rPr>
        <w:t>ado de figuras</w:t>
      </w:r>
      <w:bookmarkEnd w:id="3"/>
    </w:p>
    <w:p w14:paraId="3B1889BE" w14:textId="6733A535" w:rsidR="0077027F" w:rsidRDefault="007963F1">
      <w:pPr>
        <w:pStyle w:val="TableofFigures"/>
        <w:tabs>
          <w:tab w:val="right" w:leader="dot" w:pos="9600"/>
        </w:tabs>
        <w:rPr>
          <w:rFonts w:asciiTheme="minorHAnsi" w:eastAsiaTheme="minorEastAsia" w:hAnsiTheme="minorHAnsi" w:cstheme="minorBidi"/>
          <w:noProof/>
          <w:kern w:val="2"/>
          <w:sz w:val="24"/>
          <w:szCs w:val="24"/>
          <w:lang w:val="es-ES" w:eastAsia="es-ES"/>
          <w14:ligatures w14:val="standardContextual"/>
        </w:rPr>
      </w:pPr>
      <w:r>
        <w:rPr>
          <w:lang w:val="es-ES"/>
        </w:rPr>
        <w:fldChar w:fldCharType="begin"/>
      </w:r>
      <w:r w:rsidRPr="007963F1">
        <w:rPr>
          <w:lang w:val="en-US"/>
        </w:rPr>
        <w:instrText xml:space="preserve"> TOC \h \z \c "Figura" </w:instrText>
      </w:r>
      <w:r>
        <w:rPr>
          <w:lang w:val="es-ES"/>
        </w:rPr>
        <w:fldChar w:fldCharType="separate"/>
      </w:r>
      <w:hyperlink w:anchor="_Toc221877104" w:history="1">
        <w:r w:rsidR="0077027F" w:rsidRPr="000378C5">
          <w:rPr>
            <w:rStyle w:val="Hyperlink"/>
            <w:noProof/>
            <w:lang w:val="es-ES"/>
          </w:rPr>
          <w:t>Figura 2.1. Diagrama de clases de .7.1 UC02.. Asociación de ficheros S3 a peticiones</w:t>
        </w:r>
        <w:r w:rsidR="0077027F">
          <w:rPr>
            <w:noProof/>
            <w:webHidden/>
          </w:rPr>
          <w:tab/>
        </w:r>
        <w:r w:rsidR="0077027F">
          <w:rPr>
            <w:noProof/>
            <w:webHidden/>
          </w:rPr>
          <w:fldChar w:fldCharType="begin"/>
        </w:r>
        <w:r w:rsidR="0077027F">
          <w:rPr>
            <w:noProof/>
            <w:webHidden/>
          </w:rPr>
          <w:instrText xml:space="preserve"> PAGEREF _Toc221877104 \h </w:instrText>
        </w:r>
        <w:r w:rsidR="0077027F">
          <w:rPr>
            <w:noProof/>
            <w:webHidden/>
          </w:rPr>
        </w:r>
        <w:r w:rsidR="0077027F">
          <w:rPr>
            <w:noProof/>
            <w:webHidden/>
          </w:rPr>
          <w:fldChar w:fldCharType="separate"/>
        </w:r>
        <w:r w:rsidR="0077027F">
          <w:rPr>
            <w:noProof/>
            <w:webHidden/>
          </w:rPr>
          <w:t>14</w:t>
        </w:r>
        <w:r w:rsidR="0077027F">
          <w:rPr>
            <w:noProof/>
            <w:webHidden/>
          </w:rPr>
          <w:fldChar w:fldCharType="end"/>
        </w:r>
      </w:hyperlink>
    </w:p>
    <w:p w14:paraId="5F4D7B8B" w14:textId="37691C5C" w:rsidR="00162AE7" w:rsidRPr="00070106" w:rsidRDefault="007963F1" w:rsidP="004B06FB">
      <w:pPr>
        <w:pStyle w:val="BodyText"/>
        <w:rPr>
          <w:lang w:val="en-US"/>
        </w:rPr>
      </w:pPr>
      <w:r>
        <w:rPr>
          <w:lang w:val="es-ES"/>
        </w:rPr>
        <w:fldChar w:fldCharType="end"/>
      </w:r>
    </w:p>
    <w:p w14:paraId="5933A5D7" w14:textId="77777777" w:rsidR="0077027F" w:rsidRDefault="00C83C86" w:rsidP="004B06FB">
      <w:pPr>
        <w:pStyle w:val="TOCHeading1"/>
        <w:rPr>
          <w:noProof/>
        </w:rPr>
      </w:pPr>
      <w:bookmarkStart w:id="4" w:name="_Toc221845460"/>
      <w:r w:rsidRPr="00CC0DB0">
        <w:rPr>
          <w:lang w:val="es-ES"/>
        </w:rPr>
        <w:t>List</w:t>
      </w:r>
      <w:r w:rsidR="00CC0DB0" w:rsidRPr="00CC0DB0">
        <w:rPr>
          <w:lang w:val="es-ES"/>
        </w:rPr>
        <w:t>ado de tablas</w:t>
      </w:r>
      <w:bookmarkStart w:id="5" w:name="_Toc193704094"/>
      <w:bookmarkEnd w:id="4"/>
      <w:r w:rsidR="004E3D41">
        <w:rPr>
          <w:lang w:val="en-US"/>
        </w:rPr>
        <w:fldChar w:fldCharType="begin"/>
      </w:r>
      <w:r w:rsidR="004E3D41">
        <w:rPr>
          <w:lang w:val="en-US"/>
        </w:rPr>
        <w:instrText xml:space="preserve"> TOC \h \z \c "Tabla" </w:instrText>
      </w:r>
      <w:r w:rsidR="004E3D41">
        <w:rPr>
          <w:lang w:val="en-US"/>
        </w:rPr>
        <w:fldChar w:fldCharType="separate"/>
      </w:r>
    </w:p>
    <w:p w14:paraId="2D6E0A5D" w14:textId="44E9FE47" w:rsidR="0077027F" w:rsidRDefault="0077027F">
      <w:pPr>
        <w:pStyle w:val="TableofFigures"/>
        <w:tabs>
          <w:tab w:val="right" w:leader="dot" w:pos="9600"/>
        </w:tabs>
        <w:rPr>
          <w:rFonts w:asciiTheme="minorHAnsi" w:eastAsiaTheme="minorEastAsia" w:hAnsiTheme="minorHAnsi" w:cstheme="minorBidi"/>
          <w:noProof/>
          <w:kern w:val="2"/>
          <w:sz w:val="24"/>
          <w:szCs w:val="24"/>
          <w:lang w:val="es-ES" w:eastAsia="es-ES"/>
          <w14:ligatures w14:val="standardContextual"/>
        </w:rPr>
      </w:pPr>
      <w:hyperlink w:anchor="_Toc221877105" w:history="1">
        <w:r w:rsidRPr="002E0400">
          <w:rPr>
            <w:rStyle w:val="Hyperlink"/>
            <w:noProof/>
            <w:lang w:val="es-ES"/>
          </w:rPr>
          <w:t>Tabla .1 Asignación de componentes</w:t>
        </w:r>
        <w:r>
          <w:rPr>
            <w:noProof/>
            <w:webHidden/>
          </w:rPr>
          <w:tab/>
        </w:r>
        <w:r>
          <w:rPr>
            <w:noProof/>
            <w:webHidden/>
          </w:rPr>
          <w:fldChar w:fldCharType="begin"/>
        </w:r>
        <w:r>
          <w:rPr>
            <w:noProof/>
            <w:webHidden/>
          </w:rPr>
          <w:instrText xml:space="preserve"> PAGEREF _Toc221877105 \h </w:instrText>
        </w:r>
        <w:r>
          <w:rPr>
            <w:noProof/>
            <w:webHidden/>
          </w:rPr>
        </w:r>
        <w:r>
          <w:rPr>
            <w:noProof/>
            <w:webHidden/>
          </w:rPr>
          <w:fldChar w:fldCharType="separate"/>
        </w:r>
        <w:r>
          <w:rPr>
            <w:noProof/>
            <w:webHidden/>
          </w:rPr>
          <w:t>20</w:t>
        </w:r>
        <w:r>
          <w:rPr>
            <w:noProof/>
            <w:webHidden/>
          </w:rPr>
          <w:fldChar w:fldCharType="end"/>
        </w:r>
      </w:hyperlink>
    </w:p>
    <w:p w14:paraId="50F8FF89" w14:textId="39AF2A06" w:rsidR="00041121" w:rsidRPr="00070106" w:rsidRDefault="004E3D41">
      <w:pPr>
        <w:pStyle w:val="BodyText"/>
        <w:rPr>
          <w:lang w:val="en-US"/>
        </w:rPr>
      </w:pPr>
      <w:r>
        <w:rPr>
          <w:lang w:val="en-US"/>
        </w:rPr>
        <w:fldChar w:fldCharType="end"/>
      </w:r>
    </w:p>
    <w:p w14:paraId="7B7000C9" w14:textId="0514A288" w:rsidR="00F30557" w:rsidRPr="00070106" w:rsidRDefault="00D14E81">
      <w:pPr>
        <w:pStyle w:val="Heading1"/>
        <w:rPr>
          <w:lang w:val="en-US"/>
        </w:rPr>
      </w:pPr>
      <w:proofErr w:type="spellStart"/>
      <w:r w:rsidRPr="00070106">
        <w:rPr>
          <w:lang w:val="en-US"/>
        </w:rPr>
        <w:t>Introduc</w:t>
      </w:r>
      <w:r w:rsidR="005E129C">
        <w:rPr>
          <w:lang w:val="en-US"/>
        </w:rPr>
        <w:t>ción</w:t>
      </w:r>
      <w:proofErr w:type="spellEnd"/>
    </w:p>
    <w:p w14:paraId="12DB0CF1" w14:textId="77777777" w:rsidR="00623C35" w:rsidRPr="00070106" w:rsidRDefault="00F60834" w:rsidP="00623C35">
      <w:pPr>
        <w:pStyle w:val="BodyText"/>
        <w:rPr>
          <w:lang w:val="en-US"/>
        </w:rPr>
      </w:pPr>
      <w:r w:rsidRPr="00070106">
        <w:rPr>
          <w:lang w:val="en-US"/>
        </w:rPr>
        <w:fldChar w:fldCharType="begin"/>
      </w:r>
      <w:r w:rsidR="00623C35" w:rsidRPr="00070106">
        <w:rPr>
          <w:lang w:val="en-US"/>
        </w:rPr>
        <w:instrText xml:space="preserve"> MACROBUTTON NOBUTTON \* CHARFORMAT [</w:instrText>
      </w:r>
      <w:r w:rsidR="00D14E81" w:rsidRPr="00070106">
        <w:rPr>
          <w:lang w:val="en-US"/>
        </w:rPr>
        <w:instrText>Insert a text here or delete</w:instrText>
      </w:r>
      <w:r w:rsidR="00286656" w:rsidRPr="00070106">
        <w:rPr>
          <w:lang w:val="en-US"/>
        </w:rPr>
        <w:instrText xml:space="preserve"> the chapter</w:instrText>
      </w:r>
      <w:r w:rsidR="00623C35" w:rsidRPr="00070106">
        <w:rPr>
          <w:lang w:val="en-US"/>
        </w:rPr>
        <w:instrText>]</w:instrText>
      </w:r>
      <w:r w:rsidRPr="00070106">
        <w:rPr>
          <w:lang w:val="en-US"/>
        </w:rPr>
        <w:fldChar w:fldCharType="separate"/>
      </w:r>
      <w:r w:rsidR="00623C35" w:rsidRPr="00070106">
        <w:rPr>
          <w:b/>
          <w:bCs/>
          <w:lang w:val="en-US"/>
        </w:rPr>
        <w:t>Fehler! Fehlende Testbedingung.</w:t>
      </w:r>
      <w:r w:rsidRPr="00070106">
        <w:rPr>
          <w:lang w:val="en-US"/>
        </w:rPr>
        <w:fldChar w:fldCharType="end"/>
      </w:r>
      <w:r w:rsidR="00623C35" w:rsidRPr="00070106">
        <w:rPr>
          <w:lang w:val="en-US"/>
        </w:rPr>
        <w:t xml:space="preserve"> </w:t>
      </w:r>
    </w:p>
    <w:p w14:paraId="6843D578" w14:textId="77CB5904" w:rsidR="008A5576" w:rsidRDefault="005E129C">
      <w:pPr>
        <w:pStyle w:val="Heading1"/>
      </w:pPr>
      <w:bookmarkStart w:id="6" w:name="e35811d71ce0216"/>
      <w:r>
        <w:t xml:space="preserve">Vista </w:t>
      </w:r>
      <w:proofErr w:type="spellStart"/>
      <w:r>
        <w:t>general</w:t>
      </w:r>
      <w:bookmarkEnd w:id="6"/>
      <w:proofErr w:type="spellEnd"/>
    </w:p>
    <w:p w14:paraId="0D614832" w14:textId="26306DCC" w:rsidR="008A5576" w:rsidRPr="00621A25" w:rsidRDefault="00426325">
      <w:pPr>
        <w:pStyle w:val="Heading2"/>
        <w:rPr>
          <w:lang w:val="en-US"/>
        </w:rPr>
      </w:pPr>
      <w:bookmarkStart w:id="7" w:name="4fb811d71ce3173"/>
      <w:r w:rsidRPr="00621A25">
        <w:rPr>
          <w:lang w:val="en-US"/>
        </w:rPr>
        <w:t>Purpose of the Software System Component</w:t>
      </w:r>
      <w:bookmarkEnd w:id="7"/>
    </w:p>
    <w:p w14:paraId="681B5358" w14:textId="77777777" w:rsidR="008A5576" w:rsidRDefault="00426325">
      <w:pPr>
        <w:pStyle w:val="Heading2"/>
      </w:pPr>
      <w:bookmarkStart w:id="8" w:name="179a111d71cecb33"/>
      <w:r>
        <w:t xml:space="preserve">Software </w:t>
      </w:r>
      <w:proofErr w:type="spellStart"/>
      <w:r>
        <w:t>Categories</w:t>
      </w:r>
      <w:bookmarkEnd w:id="8"/>
      <w:proofErr w:type="spellEnd"/>
    </w:p>
    <w:p w14:paraId="7B59451C" w14:textId="77777777" w:rsidR="008A5576" w:rsidRDefault="00426325">
      <w:pPr>
        <w:pStyle w:val="Heading2"/>
      </w:pPr>
      <w:bookmarkStart w:id="9" w:name="88a711d71d09bbd"/>
      <w:r>
        <w:t>External Interfaces</w:t>
      </w:r>
      <w:bookmarkEnd w:id="9"/>
    </w:p>
    <w:p w14:paraId="2ABD43D3" w14:textId="77777777" w:rsidR="008A5576" w:rsidRDefault="00426325">
      <w:pPr>
        <w:pStyle w:val="Heading2"/>
      </w:pPr>
      <w:bookmarkStart w:id="10" w:name="3bd211d71d0e086"/>
      <w:r>
        <w:t>Performance Features</w:t>
      </w:r>
      <w:bookmarkEnd w:id="10"/>
    </w:p>
    <w:p w14:paraId="39DFCAD9" w14:textId="441F5DBA" w:rsidR="008A5576" w:rsidRDefault="0069512A">
      <w:pPr>
        <w:pStyle w:val="Heading2"/>
      </w:pPr>
      <w:proofErr w:type="spellStart"/>
      <w:r>
        <w:t>Requerimientos</w:t>
      </w:r>
      <w:proofErr w:type="spellEnd"/>
      <w:r>
        <w:t xml:space="preserve"> </w:t>
      </w:r>
      <w:proofErr w:type="spellStart"/>
      <w:r>
        <w:t>cubiertos</w:t>
      </w:r>
      <w:proofErr w:type="spellEnd"/>
    </w:p>
    <w:p w14:paraId="5975AE76" w14:textId="03BDF2FB" w:rsidR="008A5576" w:rsidRDefault="0069512A">
      <w:pPr>
        <w:pStyle w:val="Heading2"/>
      </w:pPr>
      <w:proofErr w:type="spellStart"/>
      <w:r>
        <w:t>Variabilidad</w:t>
      </w:r>
      <w:proofErr w:type="spellEnd"/>
    </w:p>
    <w:p w14:paraId="12B2D796" w14:textId="5FE9110A" w:rsidR="008A5576" w:rsidRPr="00BA3B40" w:rsidRDefault="00BA3B40">
      <w:pPr>
        <w:pStyle w:val="Heading2"/>
        <w:rPr>
          <w:lang w:val="es-ES"/>
        </w:rPr>
      </w:pPr>
      <w:bookmarkStart w:id="11" w:name="164eb11d71d1e5c1"/>
      <w:r w:rsidRPr="00BA3B40">
        <w:rPr>
          <w:lang w:val="es-ES"/>
        </w:rPr>
        <w:t>Casos de uso de sistema realizados</w:t>
      </w:r>
      <w:bookmarkEnd w:id="11"/>
    </w:p>
    <w:p w14:paraId="0EA8CA96" w14:textId="625FB3FB" w:rsidR="00605BBC" w:rsidRPr="00605BBC" w:rsidRDefault="00605BBC" w:rsidP="00605BBC">
      <w:pPr>
        <w:pStyle w:val="Heading3"/>
        <w:rPr>
          <w:lang w:val="es-ES"/>
        </w:rPr>
      </w:pPr>
      <w:bookmarkStart w:id="12" w:name="_Ref221875310"/>
      <w:bookmarkStart w:id="13" w:name="_Ref221875314"/>
      <w:bookmarkStart w:id="14" w:name="_Toc221845461"/>
      <w:r w:rsidRPr="34D9565B">
        <w:rPr>
          <w:lang w:val="es-ES"/>
        </w:rPr>
        <w:t>UC</w:t>
      </w:r>
      <w:r w:rsidR="001900E2" w:rsidRPr="34D9565B">
        <w:rPr>
          <w:lang w:val="es-ES"/>
        </w:rPr>
        <w:t>02</w:t>
      </w:r>
      <w:r w:rsidRPr="34D9565B">
        <w:rPr>
          <w:lang w:val="es-ES"/>
        </w:rPr>
        <w:t>.</w:t>
      </w:r>
      <w:r w:rsidR="52A5B7D9" w:rsidRPr="34D9565B">
        <w:rPr>
          <w:lang w:val="es-ES"/>
        </w:rPr>
        <w:t>XX</w:t>
      </w:r>
      <w:r w:rsidRPr="34D9565B">
        <w:rPr>
          <w:lang w:val="es-ES"/>
        </w:rPr>
        <w:t>. Asociación de ficheros S3 a peticiones</w:t>
      </w:r>
      <w:bookmarkEnd w:id="12"/>
      <w:bookmarkEnd w:id="13"/>
      <w:bookmarkEnd w:id="14"/>
    </w:p>
    <w:tbl>
      <w:tblPr>
        <w:tblStyle w:val="TSTable"/>
        <w:tblW w:w="0" w:type="auto"/>
        <w:tblLook w:val="04A0" w:firstRow="1" w:lastRow="0" w:firstColumn="1" w:lastColumn="0" w:noHBand="0" w:noVBand="1"/>
      </w:tblPr>
      <w:tblGrid>
        <w:gridCol w:w="2741"/>
        <w:gridCol w:w="6040"/>
      </w:tblGrid>
      <w:tr w:rsidR="009728A0" w:rsidRPr="004A403A" w14:paraId="197B977C" w14:textId="77777777" w:rsidTr="00980DE3">
        <w:trPr>
          <w:cnfStyle w:val="100000000000" w:firstRow="1" w:lastRow="0" w:firstColumn="0" w:lastColumn="0" w:oddVBand="0" w:evenVBand="0" w:oddHBand="0" w:evenHBand="0" w:firstRowFirstColumn="0" w:firstRowLastColumn="0" w:lastRowFirstColumn="0" w:lastRowLastColumn="0"/>
        </w:trPr>
        <w:tc>
          <w:tcPr>
            <w:tcW w:w="2741" w:type="dxa"/>
          </w:tcPr>
          <w:p w14:paraId="6E5AD348" w14:textId="77777777" w:rsidR="002A2730" w:rsidRPr="00E07FD2" w:rsidRDefault="002A2730">
            <w:pPr>
              <w:pStyle w:val="TableHeading"/>
              <w:rPr>
                <w:b/>
                <w:bCs w:val="0"/>
              </w:rPr>
            </w:pPr>
            <w:proofErr w:type="spellStart"/>
            <w:r w:rsidRPr="00E07FD2">
              <w:rPr>
                <w:b/>
                <w:bCs w:val="0"/>
              </w:rPr>
              <w:t>Atributo</w:t>
            </w:r>
            <w:proofErr w:type="spellEnd"/>
            <w:r w:rsidRPr="00E07FD2">
              <w:rPr>
                <w:b/>
                <w:bCs w:val="0"/>
              </w:rPr>
              <w:t xml:space="preserve"> </w:t>
            </w:r>
          </w:p>
        </w:tc>
        <w:tc>
          <w:tcPr>
            <w:tcW w:w="6040" w:type="dxa"/>
          </w:tcPr>
          <w:p w14:paraId="2D686872" w14:textId="438499DE" w:rsidR="002A2730" w:rsidRPr="00E07FD2" w:rsidRDefault="002A2730">
            <w:pPr>
              <w:pStyle w:val="TableHeading"/>
              <w:rPr>
                <w:b/>
                <w:bCs w:val="0"/>
              </w:rPr>
            </w:pPr>
            <w:proofErr w:type="spellStart"/>
            <w:r w:rsidRPr="00E07FD2">
              <w:rPr>
                <w:b/>
                <w:bCs w:val="0"/>
              </w:rPr>
              <w:t>Descripción</w:t>
            </w:r>
            <w:proofErr w:type="spellEnd"/>
            <w:r w:rsidRPr="00E07FD2">
              <w:rPr>
                <w:b/>
                <w:bCs w:val="0"/>
              </w:rPr>
              <w:t xml:space="preserve"> </w:t>
            </w:r>
          </w:p>
        </w:tc>
      </w:tr>
      <w:tr w:rsidR="009728A0" w:rsidRPr="004A403A" w14:paraId="1CF0C1E6" w14:textId="77777777" w:rsidTr="00980DE3">
        <w:tc>
          <w:tcPr>
            <w:tcW w:w="2741" w:type="dxa"/>
          </w:tcPr>
          <w:p w14:paraId="356F411F" w14:textId="77777777" w:rsidR="002A2730" w:rsidRPr="004A403A" w:rsidRDefault="002A2730">
            <w:pPr>
              <w:pStyle w:val="TableText"/>
            </w:pPr>
            <w:r w:rsidRPr="004A403A">
              <w:t xml:space="preserve"> ID </w:t>
            </w:r>
          </w:p>
        </w:tc>
        <w:tc>
          <w:tcPr>
            <w:tcW w:w="6040" w:type="dxa"/>
          </w:tcPr>
          <w:p w14:paraId="08220A46" w14:textId="4B958FAC" w:rsidR="002A2730" w:rsidRPr="004A403A" w:rsidRDefault="002A2730">
            <w:pPr>
              <w:pStyle w:val="TableText"/>
            </w:pPr>
            <w:r>
              <w:t>UC02.</w:t>
            </w:r>
            <w:r w:rsidR="3EC7DB00">
              <w:t>03</w:t>
            </w:r>
          </w:p>
        </w:tc>
      </w:tr>
      <w:tr w:rsidR="009728A0" w:rsidRPr="00EF35F9" w14:paraId="54337C1A" w14:textId="77777777" w:rsidTr="00980DE3">
        <w:tc>
          <w:tcPr>
            <w:tcW w:w="2741" w:type="dxa"/>
          </w:tcPr>
          <w:p w14:paraId="5B4B5D4F" w14:textId="77777777" w:rsidR="002A2730" w:rsidRPr="004A403A" w:rsidRDefault="002A2730">
            <w:pPr>
              <w:pStyle w:val="TableText"/>
            </w:pPr>
            <w:r w:rsidRPr="004A403A">
              <w:t xml:space="preserve"> </w:t>
            </w:r>
            <w:proofErr w:type="spellStart"/>
            <w:r>
              <w:t>Nombre</w:t>
            </w:r>
            <w:proofErr w:type="spellEnd"/>
            <w:r w:rsidRPr="004A403A">
              <w:t xml:space="preserve"> </w:t>
            </w:r>
          </w:p>
        </w:tc>
        <w:tc>
          <w:tcPr>
            <w:tcW w:w="6040" w:type="dxa"/>
          </w:tcPr>
          <w:p w14:paraId="754787D9" w14:textId="35201A00" w:rsidR="002A2730" w:rsidRPr="002A2730" w:rsidRDefault="002A2730">
            <w:pPr>
              <w:pStyle w:val="TableText"/>
              <w:rPr>
                <w:lang w:val="es-ES"/>
              </w:rPr>
            </w:pPr>
            <w:r>
              <w:rPr>
                <w:lang w:val="es-ES"/>
              </w:rPr>
              <w:t>Asociación de ficheros S3 a peticiones</w:t>
            </w:r>
          </w:p>
        </w:tc>
      </w:tr>
      <w:tr w:rsidR="009728A0" w:rsidRPr="00E07FD2" w14:paraId="681C27BB" w14:textId="77777777" w:rsidTr="00980DE3">
        <w:tc>
          <w:tcPr>
            <w:tcW w:w="2741" w:type="dxa"/>
          </w:tcPr>
          <w:p w14:paraId="562CDD6A" w14:textId="77777777" w:rsidR="002A2730" w:rsidRPr="004A403A" w:rsidRDefault="002A2730">
            <w:pPr>
              <w:pStyle w:val="TableText"/>
            </w:pPr>
            <w:r w:rsidRPr="002A2730">
              <w:rPr>
                <w:lang w:val="es-ES"/>
              </w:rPr>
              <w:t xml:space="preserve"> </w:t>
            </w:r>
            <w:proofErr w:type="spellStart"/>
            <w:r w:rsidRPr="004A403A">
              <w:t>Objetiv</w:t>
            </w:r>
            <w:r>
              <w:t>o</w:t>
            </w:r>
            <w:r w:rsidRPr="004A403A">
              <w:t>s</w:t>
            </w:r>
            <w:proofErr w:type="spellEnd"/>
            <w:r w:rsidRPr="004A403A">
              <w:t xml:space="preserve"> </w:t>
            </w:r>
          </w:p>
        </w:tc>
        <w:tc>
          <w:tcPr>
            <w:tcW w:w="6040" w:type="dxa"/>
          </w:tcPr>
          <w:p w14:paraId="123721E6" w14:textId="6DCCC29B" w:rsidR="002A2730" w:rsidRPr="002A2730" w:rsidRDefault="002A2730">
            <w:pPr>
              <w:pStyle w:val="TableText"/>
              <w:rPr>
                <w:lang w:val="es-ES"/>
              </w:rPr>
            </w:pPr>
            <w:r w:rsidRPr="002A2730">
              <w:rPr>
                <w:lang w:val="es-ES"/>
              </w:rPr>
              <w:t xml:space="preserve">. </w:t>
            </w:r>
          </w:p>
        </w:tc>
      </w:tr>
      <w:tr w:rsidR="009728A0" w:rsidRPr="004A403A" w14:paraId="149E4CCE" w14:textId="77777777" w:rsidTr="00980DE3">
        <w:tc>
          <w:tcPr>
            <w:tcW w:w="2741" w:type="dxa"/>
          </w:tcPr>
          <w:p w14:paraId="2A21EA18" w14:textId="3C4FCB46" w:rsidR="002A2730" w:rsidRPr="004A403A" w:rsidRDefault="002A2730">
            <w:pPr>
              <w:pStyle w:val="TableText"/>
            </w:pPr>
            <w:proofErr w:type="spellStart"/>
            <w:r>
              <w:t>Caso</w:t>
            </w:r>
            <w:proofErr w:type="spellEnd"/>
            <w:r>
              <w:t xml:space="preserve"> de </w:t>
            </w:r>
            <w:proofErr w:type="spellStart"/>
            <w:r>
              <w:t>uso</w:t>
            </w:r>
            <w:proofErr w:type="spellEnd"/>
            <w:r>
              <w:t xml:space="preserve"> </w:t>
            </w:r>
            <w:proofErr w:type="spellStart"/>
            <w:r>
              <w:t>cubierto</w:t>
            </w:r>
            <w:proofErr w:type="spellEnd"/>
          </w:p>
        </w:tc>
        <w:tc>
          <w:tcPr>
            <w:tcW w:w="6040" w:type="dxa"/>
          </w:tcPr>
          <w:p w14:paraId="721E6F3C" w14:textId="3F81C530" w:rsidR="002A2730" w:rsidRPr="004A403A" w:rsidRDefault="002A2730">
            <w:pPr>
              <w:pStyle w:val="TableText"/>
            </w:pPr>
            <w:r>
              <w:t>UC02.</w:t>
            </w:r>
            <w:r w:rsidR="22C3CCF0">
              <w:t>03</w:t>
            </w:r>
          </w:p>
        </w:tc>
      </w:tr>
      <w:tr w:rsidR="009728A0" w:rsidRPr="004A403A" w14:paraId="6521AF22" w14:textId="77777777" w:rsidTr="00980DE3">
        <w:tc>
          <w:tcPr>
            <w:tcW w:w="2741" w:type="dxa"/>
          </w:tcPr>
          <w:p w14:paraId="17F545FE" w14:textId="5919C871" w:rsidR="002A2730" w:rsidRPr="004A403A" w:rsidRDefault="002A2730">
            <w:pPr>
              <w:pStyle w:val="TableText"/>
            </w:pPr>
            <w:proofErr w:type="spellStart"/>
            <w:r w:rsidRPr="004A403A">
              <w:t>Prior</w:t>
            </w:r>
            <w:r>
              <w:t>idad</w:t>
            </w:r>
            <w:proofErr w:type="spellEnd"/>
          </w:p>
        </w:tc>
        <w:tc>
          <w:tcPr>
            <w:tcW w:w="6040" w:type="dxa"/>
          </w:tcPr>
          <w:p w14:paraId="378ADBDE" w14:textId="77777777" w:rsidR="002A2730" w:rsidRPr="004A403A" w:rsidRDefault="002A2730">
            <w:pPr>
              <w:pStyle w:val="TableText"/>
            </w:pPr>
            <w:r>
              <w:t>Media</w:t>
            </w:r>
          </w:p>
        </w:tc>
      </w:tr>
      <w:tr w:rsidR="009728A0" w:rsidRPr="00EF35F9" w14:paraId="41F52B81" w14:textId="77777777" w:rsidTr="00980DE3">
        <w:tc>
          <w:tcPr>
            <w:tcW w:w="2741" w:type="dxa"/>
          </w:tcPr>
          <w:p w14:paraId="5848A33C" w14:textId="1C196D7F" w:rsidR="002A2730" w:rsidRPr="004A403A" w:rsidRDefault="002A2730">
            <w:pPr>
              <w:pStyle w:val="TableText"/>
            </w:pPr>
            <w:proofErr w:type="spellStart"/>
            <w:r>
              <w:t>Precondiciones</w:t>
            </w:r>
            <w:proofErr w:type="spellEnd"/>
          </w:p>
        </w:tc>
        <w:tc>
          <w:tcPr>
            <w:tcW w:w="6040" w:type="dxa"/>
          </w:tcPr>
          <w:p w14:paraId="24ED03DA" w14:textId="77777777" w:rsidR="002A2730" w:rsidRDefault="002A2730" w:rsidP="00044424">
            <w:pPr>
              <w:pStyle w:val="TableText"/>
              <w:numPr>
                <w:ilvl w:val="0"/>
                <w:numId w:val="9"/>
              </w:numPr>
              <w:rPr>
                <w:lang w:val="es-ES"/>
              </w:rPr>
            </w:pPr>
            <w:r>
              <w:rPr>
                <w:lang w:val="es-ES"/>
              </w:rPr>
              <w:t xml:space="preserve">El fichero a vincular existe en el </w:t>
            </w:r>
            <w:proofErr w:type="spellStart"/>
            <w:r>
              <w:rPr>
                <w:lang w:val="es-ES"/>
              </w:rPr>
              <w:t>bucket</w:t>
            </w:r>
            <w:proofErr w:type="spellEnd"/>
            <w:r>
              <w:rPr>
                <w:lang w:val="es-ES"/>
              </w:rPr>
              <w:t xml:space="preserve"> S3 al que puede acceder </w:t>
            </w:r>
            <w:proofErr w:type="spellStart"/>
            <w:r>
              <w:rPr>
                <w:lang w:val="es-ES"/>
              </w:rPr>
              <w:t>tomic-engine</w:t>
            </w:r>
            <w:proofErr w:type="spellEnd"/>
            <w:r>
              <w:rPr>
                <w:lang w:val="es-ES"/>
              </w:rPr>
              <w:t>.</w:t>
            </w:r>
          </w:p>
          <w:p w14:paraId="75AB269C" w14:textId="505936C1" w:rsidR="002A2730" w:rsidRPr="002A2730" w:rsidRDefault="00CB185E" w:rsidP="00044424">
            <w:pPr>
              <w:pStyle w:val="TableText"/>
              <w:numPr>
                <w:ilvl w:val="0"/>
                <w:numId w:val="9"/>
              </w:numPr>
              <w:rPr>
                <w:lang w:val="es-ES"/>
              </w:rPr>
            </w:pPr>
            <w:r>
              <w:rPr>
                <w:lang w:val="es-ES"/>
              </w:rPr>
              <w:t>El estudio al que vincular el fichero existe.</w:t>
            </w:r>
          </w:p>
        </w:tc>
      </w:tr>
      <w:tr w:rsidR="009728A0" w:rsidRPr="00EF35F9" w14:paraId="1758E0C9" w14:textId="77777777" w:rsidTr="00980DE3">
        <w:tc>
          <w:tcPr>
            <w:tcW w:w="2741" w:type="dxa"/>
          </w:tcPr>
          <w:p w14:paraId="7592BF03" w14:textId="2E130A18" w:rsidR="002A2730" w:rsidRPr="004A403A" w:rsidRDefault="002A2730">
            <w:pPr>
              <w:pStyle w:val="TableText"/>
            </w:pPr>
            <w:proofErr w:type="spellStart"/>
            <w:r>
              <w:t>Postcondiciones</w:t>
            </w:r>
            <w:proofErr w:type="spellEnd"/>
          </w:p>
        </w:tc>
        <w:tc>
          <w:tcPr>
            <w:tcW w:w="6040" w:type="dxa"/>
          </w:tcPr>
          <w:p w14:paraId="2AC4BDD1" w14:textId="77777777" w:rsidR="002A2730" w:rsidRDefault="00CB185E" w:rsidP="00044424">
            <w:pPr>
              <w:pStyle w:val="TableText"/>
              <w:numPr>
                <w:ilvl w:val="0"/>
                <w:numId w:val="10"/>
              </w:numPr>
              <w:rPr>
                <w:lang w:val="es-ES"/>
              </w:rPr>
            </w:pPr>
            <w:r>
              <w:rPr>
                <w:lang w:val="es-ES"/>
              </w:rPr>
              <w:t xml:space="preserve">Se persisten los metadatos del fichero en </w:t>
            </w:r>
            <w:proofErr w:type="spellStart"/>
            <w:r>
              <w:rPr>
                <w:lang w:val="es-ES"/>
              </w:rPr>
              <w:t>MongoBD</w:t>
            </w:r>
            <w:proofErr w:type="spellEnd"/>
            <w:r>
              <w:rPr>
                <w:lang w:val="es-ES"/>
              </w:rPr>
              <w:t>.</w:t>
            </w:r>
          </w:p>
          <w:p w14:paraId="19B6DD6A" w14:textId="2793E1A5" w:rsidR="00CB185E" w:rsidRPr="002A2730" w:rsidRDefault="00CB185E" w:rsidP="00044424">
            <w:pPr>
              <w:pStyle w:val="TableText"/>
              <w:numPr>
                <w:ilvl w:val="0"/>
                <w:numId w:val="10"/>
              </w:numPr>
              <w:rPr>
                <w:lang w:val="es-ES"/>
              </w:rPr>
            </w:pPr>
            <w:r>
              <w:rPr>
                <w:lang w:val="es-ES"/>
              </w:rPr>
              <w:t>Se persiste la URL S3 en MongoDB.</w:t>
            </w:r>
          </w:p>
        </w:tc>
      </w:tr>
      <w:tr w:rsidR="009728A0" w:rsidRPr="00EF35F9" w14:paraId="0E2DEF4B" w14:textId="77777777" w:rsidTr="00980DE3">
        <w:tc>
          <w:tcPr>
            <w:tcW w:w="2741" w:type="dxa"/>
          </w:tcPr>
          <w:p w14:paraId="47B4381D" w14:textId="2C70CFC5" w:rsidR="002A2730" w:rsidRPr="004A403A" w:rsidRDefault="002A2730">
            <w:pPr>
              <w:pStyle w:val="TableText"/>
            </w:pPr>
            <w:proofErr w:type="spellStart"/>
            <w:r w:rsidRPr="004A403A">
              <w:t>Actor</w:t>
            </w:r>
            <w:r>
              <w:t>e</w:t>
            </w:r>
            <w:r w:rsidRPr="004A403A">
              <w:t>s</w:t>
            </w:r>
            <w:proofErr w:type="spellEnd"/>
            <w:r w:rsidRPr="004A403A">
              <w:t xml:space="preserve"> / </w:t>
            </w:r>
            <w:proofErr w:type="spellStart"/>
            <w:r w:rsidRPr="004A403A">
              <w:t>interfaces</w:t>
            </w:r>
            <w:proofErr w:type="spellEnd"/>
            <w:r>
              <w:t xml:space="preserve"> </w:t>
            </w:r>
            <w:proofErr w:type="spellStart"/>
            <w:r>
              <w:t>involucrados</w:t>
            </w:r>
            <w:proofErr w:type="spellEnd"/>
            <w:r w:rsidRPr="004A403A">
              <w:t xml:space="preserve"> </w:t>
            </w:r>
          </w:p>
        </w:tc>
        <w:tc>
          <w:tcPr>
            <w:tcW w:w="6040" w:type="dxa"/>
          </w:tcPr>
          <w:p w14:paraId="21F9FB64" w14:textId="18C0D0BC" w:rsidR="002A2730" w:rsidRPr="002A2730" w:rsidRDefault="00B90046" w:rsidP="002A2730">
            <w:pPr>
              <w:pStyle w:val="TableText"/>
              <w:rPr>
                <w:lang w:val="es-ES"/>
              </w:rPr>
            </w:pPr>
            <w:r>
              <w:rPr>
                <w:lang w:val="es-ES"/>
              </w:rPr>
              <w:t>El caso de uso se invoca por parte del proceso Kafka de importación de datos.</w:t>
            </w:r>
          </w:p>
        </w:tc>
      </w:tr>
    </w:tbl>
    <w:p w14:paraId="64A55A3C" w14:textId="77777777" w:rsidR="00EA5091" w:rsidRPr="00605BBC" w:rsidRDefault="00EA5091" w:rsidP="00EA5091">
      <w:pPr>
        <w:pStyle w:val="BodyText"/>
        <w:rPr>
          <w:lang w:val="es-ES"/>
        </w:rPr>
      </w:pPr>
    </w:p>
    <w:p w14:paraId="2D439581" w14:textId="379F6B49" w:rsidR="00980DE3" w:rsidRDefault="00980DE3" w:rsidP="00980DE3">
      <w:pPr>
        <w:pStyle w:val="Heading4"/>
        <w:rPr>
          <w:lang w:val="es-ES"/>
        </w:rPr>
      </w:pPr>
      <w:r>
        <w:rPr>
          <w:lang w:val="es-ES"/>
        </w:rPr>
        <w:t>Descripción de la implementación</w:t>
      </w:r>
    </w:p>
    <w:p w14:paraId="3EF6FD53" w14:textId="77777777" w:rsidR="00980DE3" w:rsidRDefault="00980DE3" w:rsidP="00980DE3">
      <w:pPr>
        <w:pStyle w:val="TableText"/>
        <w:rPr>
          <w:lang w:val="es-ES"/>
        </w:rPr>
      </w:pPr>
      <w:r>
        <w:rPr>
          <w:lang w:val="es-ES"/>
        </w:rPr>
        <w:t xml:space="preserve">Este caso de uso se desarrolla como una extensión a la funcionalidad existente de </w:t>
      </w:r>
      <w:proofErr w:type="spellStart"/>
      <w:r>
        <w:rPr>
          <w:lang w:val="es-ES"/>
        </w:rPr>
        <w:t>OpenCGA</w:t>
      </w:r>
      <w:proofErr w:type="spellEnd"/>
      <w:r>
        <w:rPr>
          <w:lang w:val="es-ES"/>
        </w:rPr>
        <w:t>.</w:t>
      </w:r>
    </w:p>
    <w:p w14:paraId="24612E46" w14:textId="77777777" w:rsidR="00980DE3" w:rsidRDefault="00980DE3" w:rsidP="00980DE3">
      <w:pPr>
        <w:pStyle w:val="TableText"/>
        <w:rPr>
          <w:lang w:val="es-ES"/>
        </w:rPr>
      </w:pPr>
      <w:r>
        <w:rPr>
          <w:lang w:val="es-ES"/>
        </w:rPr>
        <w:t>El software base permite el uso de dos orígenes de ficheros: ficheros locales y ficheros de Azure Blob Storage, aunque el soporte de los segundos es limitado.</w:t>
      </w:r>
    </w:p>
    <w:p w14:paraId="3F38F418" w14:textId="77777777" w:rsidR="00980DE3" w:rsidRDefault="00980DE3" w:rsidP="00980DE3">
      <w:pPr>
        <w:pStyle w:val="TableText"/>
        <w:rPr>
          <w:lang w:val="es-ES"/>
        </w:rPr>
      </w:pPr>
      <w:r>
        <w:rPr>
          <w:lang w:val="es-ES"/>
        </w:rPr>
        <w:t xml:space="preserve">La extensión permite el uso transparente de ficheros persistidos </w:t>
      </w:r>
      <w:proofErr w:type="spellStart"/>
      <w:r>
        <w:rPr>
          <w:lang w:val="es-ES"/>
        </w:rPr>
        <w:t>via</w:t>
      </w:r>
      <w:proofErr w:type="spellEnd"/>
      <w:r>
        <w:rPr>
          <w:lang w:val="es-ES"/>
        </w:rPr>
        <w:t xml:space="preserve"> protocolo S3, tanto en el servicio cloud de AWS como en otros servidores compatibles. Aunque el desarrollo se focaliza en S3, también se añade una clase para tratar rutas de </w:t>
      </w:r>
      <w:proofErr w:type="spellStart"/>
      <w:r>
        <w:rPr>
          <w:lang w:val="es-ES"/>
        </w:rPr>
        <w:t>MinIO</w:t>
      </w:r>
      <w:proofErr w:type="spellEnd"/>
      <w:r>
        <w:rPr>
          <w:lang w:val="es-ES"/>
        </w:rPr>
        <w:t>.</w:t>
      </w:r>
    </w:p>
    <w:p w14:paraId="06F90D32" w14:textId="77777777" w:rsidR="00980DE3" w:rsidRDefault="00980DE3" w:rsidP="00980DE3">
      <w:pPr>
        <w:pStyle w:val="TableText"/>
        <w:rPr>
          <w:lang w:val="es-ES"/>
        </w:rPr>
      </w:pPr>
      <w:r>
        <w:rPr>
          <w:lang w:val="es-ES"/>
        </w:rPr>
        <w:t xml:space="preserve">A tal efecto, se realiza una implementación que conserva la capa base del producto </w:t>
      </w:r>
      <w:proofErr w:type="spellStart"/>
      <w:r>
        <w:rPr>
          <w:lang w:val="es-ES"/>
        </w:rPr>
        <w:t>OpenCGA</w:t>
      </w:r>
      <w:proofErr w:type="spellEnd"/>
      <w:r>
        <w:rPr>
          <w:lang w:val="es-ES"/>
        </w:rPr>
        <w:t xml:space="preserve">, añadiendo un condicionado para tratar las rutas de S3 y </w:t>
      </w:r>
      <w:proofErr w:type="spellStart"/>
      <w:r>
        <w:rPr>
          <w:lang w:val="es-ES"/>
        </w:rPr>
        <w:t>MinIO</w:t>
      </w:r>
      <w:proofErr w:type="spellEnd"/>
      <w:r>
        <w:rPr>
          <w:lang w:val="es-ES"/>
        </w:rPr>
        <w:t>, que se identifican mediante el protocolo indicado al inicio de la URL.</w:t>
      </w:r>
    </w:p>
    <w:p w14:paraId="1B7BEDCA" w14:textId="77777777" w:rsidR="00980DE3" w:rsidRDefault="00980DE3" w:rsidP="00044424">
      <w:pPr>
        <w:pStyle w:val="TableText"/>
        <w:numPr>
          <w:ilvl w:val="0"/>
          <w:numId w:val="11"/>
        </w:numPr>
        <w:rPr>
          <w:lang w:val="es-ES"/>
        </w:rPr>
      </w:pPr>
      <w:r>
        <w:rPr>
          <w:lang w:val="es-ES"/>
        </w:rPr>
        <w:t xml:space="preserve">file:// u otros </w:t>
      </w:r>
      <w:proofErr w:type="spellStart"/>
      <w:r>
        <w:rPr>
          <w:lang w:val="es-ES"/>
        </w:rPr>
        <w:t>paths</w:t>
      </w:r>
      <w:proofErr w:type="spellEnd"/>
      <w:r>
        <w:rPr>
          <w:lang w:val="es-ES"/>
        </w:rPr>
        <w:t xml:space="preserve"> locales </w:t>
      </w:r>
      <w:r w:rsidRPr="00423D52">
        <w:rPr>
          <w:rFonts w:ascii="Wingdings" w:eastAsia="Wingdings" w:hAnsi="Wingdings" w:cs="Wingdings"/>
          <w:lang w:val="es-ES"/>
        </w:rPr>
        <w:t>à</w:t>
      </w:r>
      <w:r>
        <w:rPr>
          <w:lang w:val="es-ES"/>
        </w:rPr>
        <w:t xml:space="preserve"> Tratamiento estándar.</w:t>
      </w:r>
    </w:p>
    <w:p w14:paraId="7C5E21D1" w14:textId="77777777" w:rsidR="00980DE3" w:rsidRDefault="00980DE3" w:rsidP="00044424">
      <w:pPr>
        <w:pStyle w:val="TableText"/>
        <w:numPr>
          <w:ilvl w:val="0"/>
          <w:numId w:val="11"/>
        </w:numPr>
        <w:rPr>
          <w:lang w:val="es-ES"/>
        </w:rPr>
      </w:pPr>
      <w:r>
        <w:rPr>
          <w:lang w:val="es-ES"/>
        </w:rPr>
        <w:t xml:space="preserve">s3:// </w:t>
      </w:r>
      <w:r w:rsidRPr="00423D52">
        <w:rPr>
          <w:rFonts w:ascii="Wingdings" w:eastAsia="Wingdings" w:hAnsi="Wingdings" w:cs="Wingdings"/>
          <w:lang w:val="es-ES"/>
        </w:rPr>
        <w:t>à</w:t>
      </w:r>
      <w:r>
        <w:rPr>
          <w:lang w:val="es-ES"/>
        </w:rPr>
        <w:t xml:space="preserve"> Tratamiento mediante el nuevo conector S3.</w:t>
      </w:r>
    </w:p>
    <w:p w14:paraId="42443B0C" w14:textId="77777777" w:rsidR="00980DE3" w:rsidRDefault="00980DE3" w:rsidP="00044424">
      <w:pPr>
        <w:pStyle w:val="TableText"/>
        <w:numPr>
          <w:ilvl w:val="0"/>
          <w:numId w:val="11"/>
        </w:numPr>
        <w:rPr>
          <w:lang w:val="es-ES"/>
        </w:rPr>
      </w:pPr>
      <w:r>
        <w:rPr>
          <w:lang w:val="es-ES"/>
        </w:rPr>
        <w:t xml:space="preserve">minio:// </w:t>
      </w:r>
      <w:r w:rsidRPr="00423D52">
        <w:rPr>
          <w:rFonts w:ascii="Wingdings" w:eastAsia="Wingdings" w:hAnsi="Wingdings" w:cs="Wingdings"/>
          <w:lang w:val="es-ES"/>
        </w:rPr>
        <w:t>à</w:t>
      </w:r>
      <w:r>
        <w:rPr>
          <w:lang w:val="es-ES"/>
        </w:rPr>
        <w:t xml:space="preserve"> Tratamiento mediante el nuevo conector </w:t>
      </w:r>
      <w:proofErr w:type="spellStart"/>
      <w:r>
        <w:rPr>
          <w:lang w:val="es-ES"/>
        </w:rPr>
        <w:t>MinIO</w:t>
      </w:r>
      <w:proofErr w:type="spellEnd"/>
      <w:r>
        <w:rPr>
          <w:lang w:val="es-ES"/>
        </w:rPr>
        <w:t>.</w:t>
      </w:r>
    </w:p>
    <w:p w14:paraId="4E9A1965" w14:textId="3E51BF63" w:rsidR="00980DE3" w:rsidRDefault="00477EDC" w:rsidP="00980DE3">
      <w:pPr>
        <w:pStyle w:val="TableText"/>
        <w:rPr>
          <w:lang w:val="es-ES"/>
        </w:rPr>
      </w:pPr>
      <w:r>
        <w:rPr>
          <w:lang w:val="es-ES"/>
        </w:rPr>
        <w:t xml:space="preserve">Esta implementación </w:t>
      </w:r>
      <w:r w:rsidR="006402C6">
        <w:rPr>
          <w:lang w:val="es-ES"/>
        </w:rPr>
        <w:t xml:space="preserve">base de persistencia </w:t>
      </w:r>
      <w:r>
        <w:rPr>
          <w:lang w:val="es-ES"/>
        </w:rPr>
        <w:t xml:space="preserve">se desarrolla en el módulo </w:t>
      </w:r>
      <w:proofErr w:type="spellStart"/>
      <w:r>
        <w:rPr>
          <w:lang w:val="es-ES"/>
        </w:rPr>
        <w:t>opencga-storage-core</w:t>
      </w:r>
      <w:proofErr w:type="spellEnd"/>
      <w:r>
        <w:rPr>
          <w:lang w:val="es-ES"/>
        </w:rPr>
        <w:t xml:space="preserve">, y el tratamiento se </w:t>
      </w:r>
      <w:r w:rsidR="00980DE3">
        <w:rPr>
          <w:lang w:val="es-ES"/>
        </w:rPr>
        <w:t xml:space="preserve">realiza en la clase </w:t>
      </w:r>
      <w:proofErr w:type="spellStart"/>
      <w:r w:rsidR="00980DE3">
        <w:rPr>
          <w:lang w:val="es-ES"/>
        </w:rPr>
        <w:t>IOConnectorProvider</w:t>
      </w:r>
      <w:proofErr w:type="spellEnd"/>
      <w:r w:rsidR="00980DE3">
        <w:rPr>
          <w:lang w:val="es-ES"/>
        </w:rPr>
        <w:t xml:space="preserve">, ya existente, consiste en la adición de un condicionado que instancia las nuevas clases </w:t>
      </w:r>
      <w:r w:rsidR="00980DE3" w:rsidRPr="003D21FC">
        <w:rPr>
          <w:lang w:val="es-ES"/>
        </w:rPr>
        <w:t>AWSS3Connector</w:t>
      </w:r>
      <w:r w:rsidR="00980DE3">
        <w:rPr>
          <w:lang w:val="es-ES"/>
        </w:rPr>
        <w:t>.</w:t>
      </w:r>
    </w:p>
    <w:p w14:paraId="08CD0FF6" w14:textId="08664CD1" w:rsidR="00980DE3" w:rsidRDefault="00980DE3" w:rsidP="00980DE3">
      <w:pPr>
        <w:pStyle w:val="TableText"/>
        <w:rPr>
          <w:lang w:val="es-ES"/>
        </w:rPr>
      </w:pPr>
      <w:r>
        <w:rPr>
          <w:lang w:val="es-ES"/>
        </w:rPr>
        <w:t xml:space="preserve">La </w:t>
      </w:r>
      <w:r w:rsidR="001215D4">
        <w:rPr>
          <w:lang w:val="es-ES"/>
        </w:rPr>
        <w:t xml:space="preserve">nueva </w:t>
      </w:r>
      <w:r>
        <w:rPr>
          <w:lang w:val="es-ES"/>
        </w:rPr>
        <w:t xml:space="preserve">clase AWSS3Connector </w:t>
      </w:r>
      <w:r w:rsidR="001215D4">
        <w:rPr>
          <w:lang w:val="es-ES"/>
        </w:rPr>
        <w:t xml:space="preserve">(y su análoga </w:t>
      </w:r>
      <w:proofErr w:type="spellStart"/>
      <w:r w:rsidR="001215D4">
        <w:rPr>
          <w:lang w:val="es-ES"/>
        </w:rPr>
        <w:t>MinIOConnector</w:t>
      </w:r>
      <w:proofErr w:type="spellEnd"/>
      <w:r w:rsidR="001215D4">
        <w:rPr>
          <w:lang w:val="es-ES"/>
        </w:rPr>
        <w:t xml:space="preserve">) </w:t>
      </w:r>
      <w:r>
        <w:rPr>
          <w:lang w:val="es-ES"/>
        </w:rPr>
        <w:t>centraliza la gestión y acceso al sistema de persistencia de ficheros S3, obteniendo los valores de conexión al mismo desde el fichero de configuración de persistencia YAML, que incluye los siguientes ajustes bajo la clave io.connectors.s3:</w:t>
      </w:r>
    </w:p>
    <w:tbl>
      <w:tblPr>
        <w:tblStyle w:val="TSTable"/>
        <w:tblW w:w="0" w:type="auto"/>
        <w:tblLook w:val="04A0" w:firstRow="1" w:lastRow="0" w:firstColumn="1" w:lastColumn="0" w:noHBand="0" w:noVBand="1"/>
      </w:tblPr>
      <w:tblGrid>
        <w:gridCol w:w="2038"/>
        <w:gridCol w:w="5091"/>
      </w:tblGrid>
      <w:tr w:rsidR="00980DE3" w14:paraId="45B63F00" w14:textId="77777777">
        <w:trPr>
          <w:cnfStyle w:val="100000000000" w:firstRow="1" w:lastRow="0" w:firstColumn="0" w:lastColumn="0" w:oddVBand="0" w:evenVBand="0" w:oddHBand="0" w:evenHBand="0" w:firstRowFirstColumn="0" w:firstRowLastColumn="0" w:lastRowFirstColumn="0" w:lastRowLastColumn="0"/>
        </w:trPr>
        <w:tc>
          <w:tcPr>
            <w:tcW w:w="2038" w:type="dxa"/>
          </w:tcPr>
          <w:p w14:paraId="3DEA02CB" w14:textId="77777777" w:rsidR="00980DE3" w:rsidRDefault="00980DE3">
            <w:pPr>
              <w:pStyle w:val="TableText"/>
              <w:rPr>
                <w:lang w:val="es-ES"/>
              </w:rPr>
            </w:pPr>
            <w:r>
              <w:rPr>
                <w:lang w:val="es-ES"/>
              </w:rPr>
              <w:t>Clave</w:t>
            </w:r>
          </w:p>
        </w:tc>
        <w:tc>
          <w:tcPr>
            <w:tcW w:w="5091" w:type="dxa"/>
          </w:tcPr>
          <w:p w14:paraId="557A08F3" w14:textId="77777777" w:rsidR="00980DE3" w:rsidRDefault="00980DE3">
            <w:pPr>
              <w:pStyle w:val="TableText"/>
              <w:rPr>
                <w:lang w:val="es-ES"/>
              </w:rPr>
            </w:pPr>
            <w:r>
              <w:rPr>
                <w:lang w:val="es-ES"/>
              </w:rPr>
              <w:t>Valor</w:t>
            </w:r>
          </w:p>
        </w:tc>
      </w:tr>
      <w:tr w:rsidR="00980DE3" w:rsidRPr="00EF35F9" w14:paraId="3EE5460C" w14:textId="77777777">
        <w:tc>
          <w:tcPr>
            <w:tcW w:w="2038" w:type="dxa"/>
          </w:tcPr>
          <w:p w14:paraId="7B9BABFA" w14:textId="77777777" w:rsidR="00980DE3" w:rsidRDefault="00980DE3">
            <w:pPr>
              <w:pStyle w:val="TableText"/>
              <w:rPr>
                <w:lang w:val="es-ES"/>
              </w:rPr>
            </w:pPr>
            <w:proofErr w:type="spellStart"/>
            <w:r>
              <w:rPr>
                <w:lang w:val="es-ES"/>
              </w:rPr>
              <w:t>class</w:t>
            </w:r>
            <w:proofErr w:type="spellEnd"/>
          </w:p>
        </w:tc>
        <w:tc>
          <w:tcPr>
            <w:tcW w:w="5091" w:type="dxa"/>
          </w:tcPr>
          <w:p w14:paraId="090C7B5D" w14:textId="40689302" w:rsidR="00980DE3" w:rsidRPr="00D1710D" w:rsidRDefault="00980DE3">
            <w:pPr>
              <w:pStyle w:val="TableText"/>
              <w:rPr>
                <w:lang w:val="es-ES"/>
              </w:rPr>
            </w:pPr>
            <w:r w:rsidRPr="009728A0">
              <w:rPr>
                <w:lang w:val="es-ES"/>
              </w:rPr>
              <w:t>org.opencb.opencga.storage.core.io.managers.AWSS3Connector</w:t>
            </w:r>
          </w:p>
        </w:tc>
      </w:tr>
      <w:tr w:rsidR="00980DE3" w14:paraId="108E1E03" w14:textId="77777777">
        <w:tc>
          <w:tcPr>
            <w:tcW w:w="2038" w:type="dxa"/>
          </w:tcPr>
          <w:p w14:paraId="7CBD1B17" w14:textId="77777777" w:rsidR="00980DE3" w:rsidRDefault="00980DE3">
            <w:pPr>
              <w:pStyle w:val="TableText"/>
              <w:rPr>
                <w:lang w:val="es-ES"/>
              </w:rPr>
            </w:pPr>
            <w:proofErr w:type="spellStart"/>
            <w:r>
              <w:rPr>
                <w:lang w:val="es-ES"/>
              </w:rPr>
              <w:t>chunkSize</w:t>
            </w:r>
            <w:proofErr w:type="spellEnd"/>
          </w:p>
        </w:tc>
        <w:tc>
          <w:tcPr>
            <w:tcW w:w="5091" w:type="dxa"/>
          </w:tcPr>
          <w:p w14:paraId="7DC52E4C" w14:textId="77777777" w:rsidR="00980DE3" w:rsidRDefault="00980DE3">
            <w:pPr>
              <w:pStyle w:val="TableText"/>
              <w:rPr>
                <w:lang w:val="es-ES"/>
              </w:rPr>
            </w:pPr>
            <w:r>
              <w:rPr>
                <w:lang w:val="es-ES"/>
              </w:rPr>
              <w:t xml:space="preserve">Tamaño del bloque de datos, en bytes, obtenido en cada petición a S3. Por defecto, </w:t>
            </w:r>
            <w:r w:rsidRPr="009728A0">
              <w:rPr>
                <w:lang w:val="es-ES"/>
              </w:rPr>
              <w:t>2097152</w:t>
            </w:r>
            <w:r>
              <w:rPr>
                <w:lang w:val="es-ES"/>
              </w:rPr>
              <w:t xml:space="preserve"> (2MBytes).</w:t>
            </w:r>
          </w:p>
        </w:tc>
      </w:tr>
      <w:tr w:rsidR="00980DE3" w14:paraId="5A8631E8" w14:textId="77777777">
        <w:tc>
          <w:tcPr>
            <w:tcW w:w="2038" w:type="dxa"/>
          </w:tcPr>
          <w:p w14:paraId="37220B11" w14:textId="77777777" w:rsidR="00980DE3" w:rsidRDefault="00980DE3">
            <w:pPr>
              <w:pStyle w:val="TableText"/>
              <w:rPr>
                <w:lang w:val="es-ES"/>
              </w:rPr>
            </w:pPr>
            <w:proofErr w:type="spellStart"/>
            <w:r>
              <w:rPr>
                <w:lang w:val="es-ES"/>
              </w:rPr>
              <w:t>endpoint</w:t>
            </w:r>
            <w:proofErr w:type="spellEnd"/>
          </w:p>
        </w:tc>
        <w:tc>
          <w:tcPr>
            <w:tcW w:w="5091" w:type="dxa"/>
          </w:tcPr>
          <w:p w14:paraId="300F6AEF" w14:textId="77777777" w:rsidR="00980DE3" w:rsidRDefault="00980DE3">
            <w:pPr>
              <w:pStyle w:val="TableText"/>
              <w:rPr>
                <w:lang w:val="es-ES"/>
              </w:rPr>
            </w:pPr>
            <w:r>
              <w:rPr>
                <w:lang w:val="es-ES"/>
              </w:rPr>
              <w:t>URL del servidor S3.</w:t>
            </w:r>
          </w:p>
        </w:tc>
      </w:tr>
      <w:tr w:rsidR="00980DE3" w14:paraId="1CACD91E" w14:textId="77777777">
        <w:tc>
          <w:tcPr>
            <w:tcW w:w="2038" w:type="dxa"/>
          </w:tcPr>
          <w:p w14:paraId="69357E60" w14:textId="77777777" w:rsidR="00980DE3" w:rsidRDefault="00980DE3">
            <w:pPr>
              <w:pStyle w:val="TableText"/>
              <w:rPr>
                <w:lang w:val="es-ES"/>
              </w:rPr>
            </w:pPr>
            <w:r>
              <w:rPr>
                <w:lang w:val="es-ES"/>
              </w:rPr>
              <w:t>región</w:t>
            </w:r>
          </w:p>
        </w:tc>
        <w:tc>
          <w:tcPr>
            <w:tcW w:w="5091" w:type="dxa"/>
          </w:tcPr>
          <w:p w14:paraId="443E14B2" w14:textId="77777777" w:rsidR="00980DE3" w:rsidRDefault="00980DE3">
            <w:pPr>
              <w:pStyle w:val="TableText"/>
              <w:rPr>
                <w:lang w:val="es-ES"/>
              </w:rPr>
            </w:pPr>
            <w:r>
              <w:rPr>
                <w:lang w:val="es-ES"/>
              </w:rPr>
              <w:t>Región del servidor S3.</w:t>
            </w:r>
          </w:p>
        </w:tc>
      </w:tr>
      <w:tr w:rsidR="00980DE3" w:rsidRPr="00EF35F9" w14:paraId="5B360FA8" w14:textId="77777777">
        <w:tc>
          <w:tcPr>
            <w:tcW w:w="2038" w:type="dxa"/>
          </w:tcPr>
          <w:p w14:paraId="2E120F51" w14:textId="77777777" w:rsidR="00980DE3" w:rsidRDefault="00980DE3">
            <w:pPr>
              <w:pStyle w:val="TableText"/>
              <w:rPr>
                <w:lang w:val="es-ES"/>
              </w:rPr>
            </w:pPr>
            <w:proofErr w:type="spellStart"/>
            <w:r>
              <w:rPr>
                <w:lang w:val="es-ES"/>
              </w:rPr>
              <w:t>accessKey</w:t>
            </w:r>
            <w:proofErr w:type="spellEnd"/>
          </w:p>
        </w:tc>
        <w:tc>
          <w:tcPr>
            <w:tcW w:w="5091" w:type="dxa"/>
          </w:tcPr>
          <w:p w14:paraId="05E271D8" w14:textId="77777777" w:rsidR="00980DE3" w:rsidRDefault="00980DE3">
            <w:pPr>
              <w:pStyle w:val="TableText"/>
              <w:rPr>
                <w:lang w:val="es-ES"/>
              </w:rPr>
            </w:pPr>
            <w:r>
              <w:rPr>
                <w:lang w:val="es-ES"/>
              </w:rPr>
              <w:t>Clave de acceso para autenticar y autorizar.</w:t>
            </w:r>
          </w:p>
        </w:tc>
      </w:tr>
      <w:tr w:rsidR="00980DE3" w:rsidRPr="00EF35F9" w14:paraId="1F0EFCF7" w14:textId="77777777">
        <w:tc>
          <w:tcPr>
            <w:tcW w:w="2038" w:type="dxa"/>
          </w:tcPr>
          <w:p w14:paraId="440395F8" w14:textId="77777777" w:rsidR="00980DE3" w:rsidRDefault="00980DE3">
            <w:pPr>
              <w:pStyle w:val="TableText"/>
              <w:rPr>
                <w:lang w:val="es-ES"/>
              </w:rPr>
            </w:pPr>
            <w:proofErr w:type="spellStart"/>
            <w:r>
              <w:rPr>
                <w:lang w:val="es-ES"/>
              </w:rPr>
              <w:t>secretKey</w:t>
            </w:r>
            <w:proofErr w:type="spellEnd"/>
          </w:p>
        </w:tc>
        <w:tc>
          <w:tcPr>
            <w:tcW w:w="5091" w:type="dxa"/>
          </w:tcPr>
          <w:p w14:paraId="589D212F" w14:textId="77777777" w:rsidR="00980DE3" w:rsidRDefault="00980DE3">
            <w:pPr>
              <w:pStyle w:val="TableText"/>
              <w:rPr>
                <w:lang w:val="es-ES"/>
              </w:rPr>
            </w:pPr>
            <w:proofErr w:type="spellStart"/>
            <w:r>
              <w:rPr>
                <w:lang w:val="es-ES"/>
              </w:rPr>
              <w:t>Secret</w:t>
            </w:r>
            <w:proofErr w:type="spellEnd"/>
            <w:r>
              <w:rPr>
                <w:lang w:val="es-ES"/>
              </w:rPr>
              <w:t xml:space="preserve"> de la clave de acceso.</w:t>
            </w:r>
          </w:p>
        </w:tc>
      </w:tr>
    </w:tbl>
    <w:p w14:paraId="353B4C9D" w14:textId="77777777" w:rsidR="00980DE3" w:rsidRDefault="00980DE3" w:rsidP="00EA5091">
      <w:pPr>
        <w:pStyle w:val="BodyText"/>
        <w:rPr>
          <w:lang w:val="es-ES"/>
        </w:rPr>
      </w:pPr>
    </w:p>
    <w:p w14:paraId="3B116FA0" w14:textId="5CD8550D" w:rsidR="00B65EA6" w:rsidRDefault="004653F7" w:rsidP="00EA5091">
      <w:pPr>
        <w:pStyle w:val="BodyText"/>
        <w:rPr>
          <w:lang w:val="es-ES"/>
        </w:rPr>
      </w:pPr>
      <w:r>
        <w:rPr>
          <w:lang w:val="es-ES"/>
        </w:rPr>
        <w:t xml:space="preserve">Esta implementación contiene un método público para cada una de las operaciones </w:t>
      </w:r>
      <w:r w:rsidR="00225F61">
        <w:rPr>
          <w:lang w:val="es-ES"/>
        </w:rPr>
        <w:t xml:space="preserve">realizables en S3, y gestiona los </w:t>
      </w:r>
      <w:proofErr w:type="spellStart"/>
      <w:r w:rsidR="00225F61">
        <w:rPr>
          <w:lang w:val="es-ES"/>
        </w:rPr>
        <w:t>streams</w:t>
      </w:r>
      <w:proofErr w:type="spellEnd"/>
      <w:r w:rsidR="00225F61">
        <w:rPr>
          <w:lang w:val="es-ES"/>
        </w:rPr>
        <w:t xml:space="preserve"> de datos </w:t>
      </w:r>
      <w:r w:rsidR="000F7A5F">
        <w:rPr>
          <w:lang w:val="es-ES"/>
        </w:rPr>
        <w:t xml:space="preserve">de cada una de ellas para </w:t>
      </w:r>
      <w:r w:rsidR="00AB41E1">
        <w:rPr>
          <w:lang w:val="es-ES"/>
        </w:rPr>
        <w:t>realizar las acciones haciendo un uso eficiente de memoria.</w:t>
      </w:r>
    </w:p>
    <w:p w14:paraId="2E00904A" w14:textId="4C8BF9D3" w:rsidR="006402C6" w:rsidRDefault="006402C6" w:rsidP="00EA5091">
      <w:pPr>
        <w:pStyle w:val="BodyText"/>
        <w:rPr>
          <w:lang w:val="es-ES"/>
        </w:rPr>
      </w:pPr>
      <w:r>
        <w:rPr>
          <w:lang w:val="es-ES"/>
        </w:rPr>
        <w:t xml:space="preserve">Esta nueva capacidad desarrollada en la capa de persistencia </w:t>
      </w:r>
      <w:r w:rsidR="009C6D66">
        <w:rPr>
          <w:lang w:val="es-ES"/>
        </w:rPr>
        <w:t xml:space="preserve">se utiliza en el módulo de gestión del catálogo, </w:t>
      </w:r>
      <w:proofErr w:type="spellStart"/>
      <w:r w:rsidR="009C6D66">
        <w:rPr>
          <w:lang w:val="es-ES"/>
        </w:rPr>
        <w:t>opencga-catalog</w:t>
      </w:r>
      <w:proofErr w:type="spellEnd"/>
      <w:r w:rsidR="009C6D66">
        <w:rPr>
          <w:lang w:val="es-ES"/>
        </w:rPr>
        <w:t>, en el que se modifica la codificación original para añadir un conjunto de aspectos necesarios para el tratamiento de ficheros remotos:</w:t>
      </w:r>
    </w:p>
    <w:p w14:paraId="4A689CBD" w14:textId="74C22152" w:rsidR="009C6D66" w:rsidRDefault="00535B39" w:rsidP="00044424">
      <w:pPr>
        <w:pStyle w:val="BodyText"/>
        <w:numPr>
          <w:ilvl w:val="0"/>
          <w:numId w:val="12"/>
        </w:numPr>
        <w:rPr>
          <w:lang w:val="es-ES"/>
        </w:rPr>
      </w:pPr>
      <w:r>
        <w:rPr>
          <w:lang w:val="es-ES"/>
        </w:rPr>
        <w:t>Cl</w:t>
      </w:r>
      <w:r w:rsidR="00CC4A58">
        <w:rPr>
          <w:lang w:val="es-ES"/>
        </w:rPr>
        <w:t>a</w:t>
      </w:r>
      <w:r>
        <w:rPr>
          <w:lang w:val="es-ES"/>
        </w:rPr>
        <w:t xml:space="preserve">ses </w:t>
      </w:r>
      <w:proofErr w:type="spellStart"/>
      <w:r w:rsidR="009115F9">
        <w:rPr>
          <w:lang w:val="es-ES"/>
        </w:rPr>
        <w:t>IOManagerFactory</w:t>
      </w:r>
      <w:proofErr w:type="spellEnd"/>
      <w:r>
        <w:rPr>
          <w:lang w:val="es-ES"/>
        </w:rPr>
        <w:t xml:space="preserve"> y </w:t>
      </w:r>
      <w:proofErr w:type="spellStart"/>
      <w:r>
        <w:rPr>
          <w:lang w:val="es-ES"/>
        </w:rPr>
        <w:t>CatalogManager</w:t>
      </w:r>
      <w:proofErr w:type="spellEnd"/>
      <w:r w:rsidR="009115F9">
        <w:rPr>
          <w:lang w:val="es-ES"/>
        </w:rPr>
        <w:t>: forzar la carga del fichero de configuración desde la ruta loca</w:t>
      </w:r>
      <w:r w:rsidR="0081005C">
        <w:rPr>
          <w:lang w:val="es-ES"/>
        </w:rPr>
        <w:t>l. Gestión de rutas S3.</w:t>
      </w:r>
    </w:p>
    <w:p w14:paraId="25EA08F3" w14:textId="0EB28E93" w:rsidR="0081005C" w:rsidRDefault="00CC4A58" w:rsidP="00044424">
      <w:pPr>
        <w:pStyle w:val="BodyText"/>
        <w:numPr>
          <w:ilvl w:val="0"/>
          <w:numId w:val="12"/>
        </w:numPr>
        <w:rPr>
          <w:lang w:val="es-ES"/>
        </w:rPr>
      </w:pPr>
      <w:r>
        <w:rPr>
          <w:lang w:val="es-ES"/>
        </w:rPr>
        <w:t xml:space="preserve">Nueva clase </w:t>
      </w:r>
      <w:proofErr w:type="spellStart"/>
      <w:r>
        <w:rPr>
          <w:lang w:val="es-ES"/>
        </w:rPr>
        <w:t>IOConnectorIOManager</w:t>
      </w:r>
      <w:proofErr w:type="spellEnd"/>
      <w:r>
        <w:rPr>
          <w:lang w:val="es-ES"/>
        </w:rPr>
        <w:t>: añade precondiciones y gestión de errores.</w:t>
      </w:r>
    </w:p>
    <w:p w14:paraId="6D1F1D07" w14:textId="10E7E894" w:rsidR="00CC4A58" w:rsidRDefault="00EA7FD7" w:rsidP="00044424">
      <w:pPr>
        <w:pStyle w:val="BodyText"/>
        <w:numPr>
          <w:ilvl w:val="0"/>
          <w:numId w:val="12"/>
        </w:numPr>
        <w:rPr>
          <w:lang w:val="es-ES"/>
        </w:rPr>
      </w:pPr>
      <w:r>
        <w:rPr>
          <w:lang w:val="es-ES"/>
        </w:rPr>
        <w:t>Clase</w:t>
      </w:r>
      <w:r w:rsidR="00B55853">
        <w:rPr>
          <w:lang w:val="es-ES"/>
        </w:rPr>
        <w:t>s</w:t>
      </w:r>
      <w:r>
        <w:rPr>
          <w:lang w:val="es-ES"/>
        </w:rPr>
        <w:t xml:space="preserve"> </w:t>
      </w:r>
      <w:proofErr w:type="spellStart"/>
      <w:r>
        <w:rPr>
          <w:lang w:val="es-ES"/>
        </w:rPr>
        <w:t>FileManager</w:t>
      </w:r>
      <w:proofErr w:type="spellEnd"/>
      <w:r w:rsidR="00B55853">
        <w:rPr>
          <w:lang w:val="es-ES"/>
        </w:rPr>
        <w:t xml:space="preserve"> y </w:t>
      </w:r>
      <w:proofErr w:type="spellStart"/>
      <w:r w:rsidR="00B55853">
        <w:rPr>
          <w:lang w:val="es-ES"/>
        </w:rPr>
        <w:t>FileUtils</w:t>
      </w:r>
      <w:proofErr w:type="spellEnd"/>
      <w:r>
        <w:rPr>
          <w:lang w:val="es-ES"/>
        </w:rPr>
        <w:t>: distinción entre rutas remotas y locales.</w:t>
      </w:r>
    </w:p>
    <w:p w14:paraId="6A9BCBE7" w14:textId="763F1B5E" w:rsidR="00C76817" w:rsidRDefault="00C76817" w:rsidP="00044424">
      <w:pPr>
        <w:pStyle w:val="BodyText"/>
        <w:numPr>
          <w:ilvl w:val="0"/>
          <w:numId w:val="12"/>
        </w:numPr>
        <w:rPr>
          <w:lang w:val="es-ES"/>
        </w:rPr>
      </w:pPr>
      <w:r>
        <w:rPr>
          <w:lang w:val="es-ES"/>
        </w:rPr>
        <w:t xml:space="preserve">Clase </w:t>
      </w:r>
      <w:proofErr w:type="spellStart"/>
      <w:r>
        <w:rPr>
          <w:lang w:val="es-ES"/>
        </w:rPr>
        <w:t>FileMongoDBAdaptor</w:t>
      </w:r>
      <w:proofErr w:type="spellEnd"/>
      <w:r>
        <w:rPr>
          <w:lang w:val="es-ES"/>
        </w:rPr>
        <w:t>: permitir el uso de rutas remotas.</w:t>
      </w:r>
    </w:p>
    <w:p w14:paraId="23CA9B94" w14:textId="474F3111" w:rsidR="005548E9" w:rsidRDefault="005548E9" w:rsidP="00044424">
      <w:pPr>
        <w:pStyle w:val="BodyText"/>
        <w:numPr>
          <w:ilvl w:val="0"/>
          <w:numId w:val="12"/>
        </w:numPr>
        <w:rPr>
          <w:lang w:val="es-ES"/>
        </w:rPr>
      </w:pPr>
      <w:r>
        <w:rPr>
          <w:lang w:val="es-ES"/>
        </w:rPr>
        <w:t xml:space="preserve">Clase </w:t>
      </w:r>
      <w:proofErr w:type="spellStart"/>
      <w:r>
        <w:rPr>
          <w:lang w:val="es-ES"/>
        </w:rPr>
        <w:t>FileMetadataReader</w:t>
      </w:r>
      <w:proofErr w:type="spellEnd"/>
      <w:r>
        <w:rPr>
          <w:lang w:val="es-ES"/>
        </w:rPr>
        <w:t xml:space="preserve">. Creación de métodos de </w:t>
      </w:r>
      <w:r w:rsidR="00575D4A">
        <w:rPr>
          <w:lang w:val="es-ES"/>
        </w:rPr>
        <w:t xml:space="preserve">lectura de metadatos para evitar el uso de la clase </w:t>
      </w:r>
      <w:proofErr w:type="spellStart"/>
      <w:r w:rsidR="00575D4A">
        <w:rPr>
          <w:lang w:val="es-ES"/>
        </w:rPr>
        <w:t>SamReader</w:t>
      </w:r>
      <w:proofErr w:type="spellEnd"/>
      <w:r w:rsidR="00575D4A">
        <w:rPr>
          <w:lang w:val="es-ES"/>
        </w:rPr>
        <w:t xml:space="preserve"> de </w:t>
      </w:r>
      <w:r w:rsidR="00A073AD">
        <w:rPr>
          <w:lang w:val="es-ES"/>
        </w:rPr>
        <w:t xml:space="preserve">HTSJDK, que no es compatible con los </w:t>
      </w:r>
      <w:proofErr w:type="spellStart"/>
      <w:r w:rsidR="00A073AD">
        <w:rPr>
          <w:lang w:val="es-ES"/>
        </w:rPr>
        <w:t>InputStream</w:t>
      </w:r>
      <w:proofErr w:type="spellEnd"/>
      <w:r w:rsidR="00A073AD">
        <w:rPr>
          <w:lang w:val="es-ES"/>
        </w:rPr>
        <w:t xml:space="preserve"> necesarios para tratar con ficheros remotos.</w:t>
      </w:r>
      <w:r w:rsidR="00044424">
        <w:rPr>
          <w:lang w:val="es-ES"/>
        </w:rPr>
        <w:t xml:space="preserve"> Gestión específica del cierre de los </w:t>
      </w:r>
      <w:proofErr w:type="spellStart"/>
      <w:r w:rsidR="00044424">
        <w:rPr>
          <w:lang w:val="es-ES"/>
        </w:rPr>
        <w:t>inputstreams</w:t>
      </w:r>
      <w:proofErr w:type="spellEnd"/>
      <w:r w:rsidR="00044424">
        <w:rPr>
          <w:lang w:val="es-ES"/>
        </w:rPr>
        <w:t xml:space="preserve"> para evitar problemas de rendimiento.</w:t>
      </w:r>
    </w:p>
    <w:p w14:paraId="03148A0F" w14:textId="59139389" w:rsidR="008A1947" w:rsidRDefault="008A1947" w:rsidP="008A1947">
      <w:pPr>
        <w:pStyle w:val="Heading4"/>
        <w:rPr>
          <w:lang w:val="es-ES"/>
        </w:rPr>
      </w:pPr>
      <w:r>
        <w:rPr>
          <w:lang w:val="es-ES"/>
        </w:rPr>
        <w:t>Persistencia</w:t>
      </w:r>
    </w:p>
    <w:p w14:paraId="0D87156B" w14:textId="6D75C0B8" w:rsidR="00412A6F" w:rsidRDefault="002E5F25" w:rsidP="00EA5091">
      <w:pPr>
        <w:pStyle w:val="BodyText"/>
        <w:rPr>
          <w:lang w:val="es-ES"/>
        </w:rPr>
      </w:pPr>
      <w:r>
        <w:rPr>
          <w:lang w:val="es-ES"/>
        </w:rPr>
        <w:t xml:space="preserve">Este caso de uso no modificará el mecanismo de persistencia en base de datos existente en </w:t>
      </w:r>
      <w:proofErr w:type="spellStart"/>
      <w:r>
        <w:rPr>
          <w:lang w:val="es-ES"/>
        </w:rPr>
        <w:t>OpenCGA</w:t>
      </w:r>
      <w:proofErr w:type="spellEnd"/>
      <w:r>
        <w:rPr>
          <w:lang w:val="es-ES"/>
        </w:rPr>
        <w:t>.</w:t>
      </w:r>
    </w:p>
    <w:p w14:paraId="7D49914C" w14:textId="5F0FCFE0" w:rsidR="008A1947" w:rsidRDefault="008A1947" w:rsidP="008A1947">
      <w:pPr>
        <w:pStyle w:val="Heading4"/>
        <w:rPr>
          <w:lang w:val="es-ES"/>
        </w:rPr>
      </w:pPr>
      <w:r>
        <w:rPr>
          <w:lang w:val="es-ES"/>
        </w:rPr>
        <w:t>Interfa</w:t>
      </w:r>
      <w:r w:rsidR="002E5F25">
        <w:rPr>
          <w:lang w:val="es-ES"/>
        </w:rPr>
        <w:t>ces</w:t>
      </w:r>
    </w:p>
    <w:p w14:paraId="65A66521" w14:textId="23CA9B5E" w:rsidR="00412A6F" w:rsidRDefault="00412A6F" w:rsidP="00412A6F">
      <w:pPr>
        <w:pStyle w:val="BodyText"/>
        <w:rPr>
          <w:lang w:val="es-ES"/>
        </w:rPr>
      </w:pPr>
      <w:r>
        <w:rPr>
          <w:lang w:val="es-ES"/>
        </w:rPr>
        <w:t>Este caso de uso dispone de una nueva interfaz contra el servidor compatible con AWS S3.</w:t>
      </w:r>
    </w:p>
    <w:p w14:paraId="43F3045F" w14:textId="46C49A81" w:rsidR="00412A6F" w:rsidRDefault="005438AC" w:rsidP="00412A6F">
      <w:pPr>
        <w:pStyle w:val="BodyText"/>
        <w:rPr>
          <w:lang w:val="es-ES"/>
        </w:rPr>
      </w:pPr>
      <w:r w:rsidRPr="005438AC">
        <w:rPr>
          <w:noProof/>
          <w:lang w:val="es-ES"/>
        </w:rPr>
        <mc:AlternateContent>
          <mc:Choice Requires="wps">
            <w:drawing>
              <wp:anchor distT="45720" distB="45720" distL="114300" distR="114300" simplePos="0" relativeHeight="251658240" behindDoc="0" locked="0" layoutInCell="1" allowOverlap="1" wp14:anchorId="1D2494D3" wp14:editId="02571FA8">
                <wp:simplePos x="0" y="0"/>
                <wp:positionH relativeFrom="column">
                  <wp:posOffset>-1270</wp:posOffset>
                </wp:positionH>
                <wp:positionV relativeFrom="paragraph">
                  <wp:posOffset>445770</wp:posOffset>
                </wp:positionV>
                <wp:extent cx="5692775" cy="2273935"/>
                <wp:effectExtent l="0" t="0" r="22225"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2775" cy="2273935"/>
                        </a:xfrm>
                        <a:prstGeom prst="rect">
                          <a:avLst/>
                        </a:prstGeom>
                        <a:solidFill>
                          <a:srgbClr val="FFFFFF"/>
                        </a:solidFill>
                        <a:ln w="9525">
                          <a:solidFill>
                            <a:srgbClr val="000000"/>
                          </a:solidFill>
                          <a:miter lim="800000"/>
                          <a:headEnd/>
                          <a:tailEnd/>
                        </a:ln>
                      </wps:spPr>
                      <wps:txbx>
                        <w:txbxContent>
                          <w:p w14:paraId="66C59534" w14:textId="77777777" w:rsidR="00A7790C" w:rsidRPr="00A7790C" w:rsidRDefault="00A7790C" w:rsidP="00A7790C">
                            <w:pPr>
                              <w:spacing w:line="240" w:lineRule="auto"/>
                              <w:contextualSpacing/>
                              <w:rPr>
                                <w:rFonts w:ascii="Courier New" w:hAnsi="Courier New" w:cs="Courier New"/>
                                <w:sz w:val="18"/>
                                <w:szCs w:val="18"/>
                                <w:lang w:val="en-US"/>
                              </w:rPr>
                            </w:pPr>
                            <w:r w:rsidRPr="00A7790C">
                              <w:rPr>
                                <w:rFonts w:ascii="Courier New" w:hAnsi="Courier New" w:cs="Courier New"/>
                                <w:sz w:val="18"/>
                                <w:szCs w:val="18"/>
                                <w:lang w:val="en-US"/>
                              </w:rPr>
                              <w:t>io:</w:t>
                            </w:r>
                          </w:p>
                          <w:p w14:paraId="44F9C80E" w14:textId="77777777" w:rsidR="00A7790C" w:rsidRPr="00A7790C" w:rsidRDefault="00A7790C" w:rsidP="00A7790C">
                            <w:pPr>
                              <w:spacing w:line="240" w:lineRule="auto"/>
                              <w:contextualSpacing/>
                              <w:rPr>
                                <w:rFonts w:ascii="Courier New" w:hAnsi="Courier New" w:cs="Courier New"/>
                                <w:sz w:val="18"/>
                                <w:szCs w:val="18"/>
                                <w:lang w:val="en-US"/>
                              </w:rPr>
                            </w:pPr>
                            <w:r w:rsidRPr="00A7790C">
                              <w:rPr>
                                <w:rFonts w:ascii="Courier New" w:hAnsi="Courier New" w:cs="Courier New"/>
                                <w:sz w:val="18"/>
                                <w:szCs w:val="18"/>
                                <w:lang w:val="en-US"/>
                              </w:rPr>
                              <w:t xml:space="preserve">  connectors:</w:t>
                            </w:r>
                          </w:p>
                          <w:p w14:paraId="50B47938" w14:textId="77777777" w:rsidR="00A7790C" w:rsidRPr="00A7790C" w:rsidRDefault="00A7790C" w:rsidP="00A7790C">
                            <w:pPr>
                              <w:spacing w:line="240" w:lineRule="auto"/>
                              <w:contextualSpacing/>
                              <w:rPr>
                                <w:rFonts w:ascii="Courier New" w:hAnsi="Courier New" w:cs="Courier New"/>
                                <w:sz w:val="18"/>
                                <w:szCs w:val="18"/>
                                <w:lang w:val="en-US"/>
                              </w:rPr>
                            </w:pPr>
                            <w:r w:rsidRPr="00A7790C">
                              <w:rPr>
                                <w:rFonts w:ascii="Courier New" w:hAnsi="Courier New" w:cs="Courier New"/>
                                <w:sz w:val="18"/>
                                <w:szCs w:val="18"/>
                                <w:lang w:val="en-US"/>
                              </w:rPr>
                              <w:t xml:space="preserve">    s3:</w:t>
                            </w:r>
                          </w:p>
                          <w:p w14:paraId="369B435E" w14:textId="77777777" w:rsidR="00A7790C" w:rsidRPr="00A7790C" w:rsidRDefault="00A7790C" w:rsidP="00A7790C">
                            <w:pPr>
                              <w:spacing w:line="240" w:lineRule="auto"/>
                              <w:contextualSpacing/>
                              <w:rPr>
                                <w:rFonts w:ascii="Courier New" w:hAnsi="Courier New" w:cs="Courier New"/>
                                <w:sz w:val="18"/>
                                <w:szCs w:val="18"/>
                                <w:lang w:val="en-US"/>
                              </w:rPr>
                            </w:pPr>
                            <w:r w:rsidRPr="00A7790C">
                              <w:rPr>
                                <w:rFonts w:ascii="Courier New" w:hAnsi="Courier New" w:cs="Courier New"/>
                                <w:sz w:val="18"/>
                                <w:szCs w:val="18"/>
                                <w:lang w:val="en-US"/>
                              </w:rPr>
                              <w:t xml:space="preserve">      class: "org.opencb.opencga.storage.core.io.managers.AWSS3Connector"</w:t>
                            </w:r>
                          </w:p>
                          <w:p w14:paraId="7D7447CF" w14:textId="77777777" w:rsidR="00A7790C" w:rsidRPr="00A7790C" w:rsidRDefault="00A7790C" w:rsidP="00A7790C">
                            <w:pPr>
                              <w:spacing w:line="240" w:lineRule="auto"/>
                              <w:contextualSpacing/>
                              <w:rPr>
                                <w:rFonts w:ascii="Courier New" w:hAnsi="Courier New" w:cs="Courier New"/>
                                <w:sz w:val="18"/>
                                <w:szCs w:val="18"/>
                                <w:lang w:val="en-US"/>
                              </w:rPr>
                            </w:pPr>
                            <w:r w:rsidRPr="00A7790C">
                              <w:rPr>
                                <w:rFonts w:ascii="Courier New" w:hAnsi="Courier New" w:cs="Courier New"/>
                                <w:sz w:val="18"/>
                                <w:szCs w:val="18"/>
                                <w:lang w:val="en-US"/>
                              </w:rPr>
                              <w:t xml:space="preserve">      chunkSize: "${AWS_CHUNK_SIZE}"</w:t>
                            </w:r>
                          </w:p>
                          <w:p w14:paraId="70F3C828" w14:textId="77777777" w:rsidR="00A7790C" w:rsidRPr="00A7790C" w:rsidRDefault="00A7790C" w:rsidP="00A7790C">
                            <w:pPr>
                              <w:spacing w:line="240" w:lineRule="auto"/>
                              <w:contextualSpacing/>
                              <w:rPr>
                                <w:rFonts w:ascii="Courier New" w:hAnsi="Courier New" w:cs="Courier New"/>
                                <w:sz w:val="18"/>
                                <w:szCs w:val="18"/>
                                <w:lang w:val="en-US"/>
                              </w:rPr>
                            </w:pPr>
                            <w:r w:rsidRPr="00A7790C">
                              <w:rPr>
                                <w:rFonts w:ascii="Courier New" w:hAnsi="Courier New" w:cs="Courier New"/>
                                <w:sz w:val="18"/>
                                <w:szCs w:val="18"/>
                                <w:lang w:val="en-US"/>
                              </w:rPr>
                              <w:t xml:space="preserve">      endpoint: "${AWS_ENDPOINT}"</w:t>
                            </w:r>
                          </w:p>
                          <w:p w14:paraId="53529F64" w14:textId="77777777" w:rsidR="00A7790C" w:rsidRPr="00A7790C" w:rsidRDefault="00A7790C" w:rsidP="00A7790C">
                            <w:pPr>
                              <w:spacing w:line="240" w:lineRule="auto"/>
                              <w:contextualSpacing/>
                              <w:rPr>
                                <w:rFonts w:ascii="Courier New" w:hAnsi="Courier New" w:cs="Courier New"/>
                                <w:sz w:val="18"/>
                                <w:szCs w:val="18"/>
                                <w:lang w:val="en-US"/>
                              </w:rPr>
                            </w:pPr>
                            <w:r w:rsidRPr="00A7790C">
                              <w:rPr>
                                <w:rFonts w:ascii="Courier New" w:hAnsi="Courier New" w:cs="Courier New"/>
                                <w:sz w:val="18"/>
                                <w:szCs w:val="18"/>
                                <w:lang w:val="en-US"/>
                              </w:rPr>
                              <w:t xml:space="preserve">      region: "${AWS_REGION}"</w:t>
                            </w:r>
                          </w:p>
                          <w:p w14:paraId="23B998B8" w14:textId="77777777" w:rsidR="00A7790C" w:rsidRPr="00A7790C" w:rsidRDefault="00A7790C" w:rsidP="00A7790C">
                            <w:pPr>
                              <w:spacing w:line="240" w:lineRule="auto"/>
                              <w:contextualSpacing/>
                              <w:rPr>
                                <w:rFonts w:ascii="Courier New" w:hAnsi="Courier New" w:cs="Courier New"/>
                                <w:sz w:val="18"/>
                                <w:szCs w:val="18"/>
                                <w:lang w:val="en-US"/>
                              </w:rPr>
                            </w:pPr>
                            <w:r w:rsidRPr="00A7790C">
                              <w:rPr>
                                <w:rFonts w:ascii="Courier New" w:hAnsi="Courier New" w:cs="Courier New"/>
                                <w:sz w:val="18"/>
                                <w:szCs w:val="18"/>
                                <w:lang w:val="en-US"/>
                              </w:rPr>
                              <w:t xml:space="preserve">      accessKey: "${AWS_ACCESS_KEY_ID}"</w:t>
                            </w:r>
                          </w:p>
                          <w:p w14:paraId="22249912" w14:textId="77777777" w:rsidR="00A7790C" w:rsidRPr="00A7790C" w:rsidRDefault="00A7790C" w:rsidP="00A7790C">
                            <w:pPr>
                              <w:spacing w:line="240" w:lineRule="auto"/>
                              <w:contextualSpacing/>
                              <w:rPr>
                                <w:rFonts w:ascii="Courier New" w:hAnsi="Courier New" w:cs="Courier New"/>
                                <w:sz w:val="18"/>
                                <w:szCs w:val="18"/>
                                <w:lang w:val="en-US"/>
                              </w:rPr>
                            </w:pPr>
                            <w:r w:rsidRPr="00A7790C">
                              <w:rPr>
                                <w:rFonts w:ascii="Courier New" w:hAnsi="Courier New" w:cs="Courier New"/>
                                <w:sz w:val="18"/>
                                <w:szCs w:val="18"/>
                                <w:lang w:val="en-US"/>
                              </w:rPr>
                              <w:t xml:space="preserve">      secretKey: "${AWS_SECRET_ACCESS_KEY}"</w:t>
                            </w:r>
                          </w:p>
                          <w:p w14:paraId="7111134A" w14:textId="77777777" w:rsidR="00A7790C" w:rsidRPr="00A7790C" w:rsidRDefault="00A7790C" w:rsidP="00A7790C">
                            <w:pPr>
                              <w:spacing w:line="240" w:lineRule="auto"/>
                              <w:contextualSpacing/>
                              <w:rPr>
                                <w:rFonts w:ascii="Courier New" w:hAnsi="Courier New" w:cs="Courier New"/>
                                <w:sz w:val="18"/>
                                <w:szCs w:val="18"/>
                                <w:lang w:val="en-US"/>
                              </w:rPr>
                            </w:pPr>
                          </w:p>
                          <w:p w14:paraId="12959BBE" w14:textId="77777777" w:rsidR="00A7790C" w:rsidRPr="00E07FD2" w:rsidRDefault="00A7790C" w:rsidP="00A7790C">
                            <w:pPr>
                              <w:spacing w:line="240" w:lineRule="auto"/>
                              <w:contextualSpacing/>
                              <w:rPr>
                                <w:rFonts w:ascii="Courier New" w:hAnsi="Courier New" w:cs="Courier New"/>
                                <w:sz w:val="18"/>
                                <w:szCs w:val="18"/>
                                <w:lang w:val="en-US"/>
                              </w:rPr>
                            </w:pPr>
                            <w:r w:rsidRPr="00A7790C">
                              <w:rPr>
                                <w:rFonts w:ascii="Courier New" w:hAnsi="Courier New" w:cs="Courier New"/>
                                <w:sz w:val="18"/>
                                <w:szCs w:val="18"/>
                                <w:lang w:val="en-US"/>
                              </w:rPr>
                              <w:t xml:space="preserve">    </w:t>
                            </w:r>
                            <w:r w:rsidRPr="00E07FD2">
                              <w:rPr>
                                <w:rFonts w:ascii="Courier New" w:hAnsi="Courier New" w:cs="Courier New"/>
                                <w:sz w:val="18"/>
                                <w:szCs w:val="18"/>
                                <w:lang w:val="en-US"/>
                              </w:rPr>
                              <w:t>minio:</w:t>
                            </w:r>
                          </w:p>
                          <w:p w14:paraId="1084841F" w14:textId="77777777" w:rsidR="00A7790C" w:rsidRPr="00A7790C" w:rsidRDefault="00A7790C" w:rsidP="00A7790C">
                            <w:pPr>
                              <w:spacing w:line="240" w:lineRule="auto"/>
                              <w:contextualSpacing/>
                              <w:rPr>
                                <w:rFonts w:ascii="Courier New" w:hAnsi="Courier New" w:cs="Courier New"/>
                                <w:sz w:val="18"/>
                                <w:szCs w:val="18"/>
                                <w:lang w:val="en-US"/>
                              </w:rPr>
                            </w:pPr>
                            <w:r w:rsidRPr="00E07FD2">
                              <w:rPr>
                                <w:rFonts w:ascii="Courier New" w:hAnsi="Courier New" w:cs="Courier New"/>
                                <w:sz w:val="18"/>
                                <w:szCs w:val="18"/>
                                <w:lang w:val="en-US"/>
                              </w:rPr>
                              <w:t xml:space="preserve">      </w:t>
                            </w:r>
                            <w:r w:rsidRPr="00A7790C">
                              <w:rPr>
                                <w:rFonts w:ascii="Courier New" w:hAnsi="Courier New" w:cs="Courier New"/>
                                <w:sz w:val="18"/>
                                <w:szCs w:val="18"/>
                                <w:lang w:val="en-US"/>
                              </w:rPr>
                              <w:t>class: "org.opencb.opencga.storage.core.io.managers.MinIOConnector"</w:t>
                            </w:r>
                          </w:p>
                          <w:p w14:paraId="46CD404D" w14:textId="77777777" w:rsidR="00A7790C" w:rsidRPr="00A7790C" w:rsidRDefault="00A7790C" w:rsidP="00A7790C">
                            <w:pPr>
                              <w:spacing w:line="240" w:lineRule="auto"/>
                              <w:contextualSpacing/>
                              <w:rPr>
                                <w:rFonts w:ascii="Courier New" w:hAnsi="Courier New" w:cs="Courier New"/>
                                <w:sz w:val="18"/>
                                <w:szCs w:val="18"/>
                                <w:lang w:val="en-US"/>
                              </w:rPr>
                            </w:pPr>
                            <w:r w:rsidRPr="00A7790C">
                              <w:rPr>
                                <w:rFonts w:ascii="Courier New" w:hAnsi="Courier New" w:cs="Courier New"/>
                                <w:sz w:val="18"/>
                                <w:szCs w:val="18"/>
                                <w:lang w:val="en-US"/>
                              </w:rPr>
                              <w:t xml:space="preserve">      endpoint: "${MINIO_ENDPOINT}"</w:t>
                            </w:r>
                          </w:p>
                          <w:p w14:paraId="4B2895CD" w14:textId="77777777" w:rsidR="00A7790C" w:rsidRPr="00A7790C" w:rsidRDefault="00A7790C" w:rsidP="00A7790C">
                            <w:pPr>
                              <w:spacing w:line="240" w:lineRule="auto"/>
                              <w:contextualSpacing/>
                              <w:rPr>
                                <w:rFonts w:ascii="Courier New" w:hAnsi="Courier New" w:cs="Courier New"/>
                                <w:sz w:val="18"/>
                                <w:szCs w:val="18"/>
                                <w:lang w:val="en-US"/>
                              </w:rPr>
                            </w:pPr>
                            <w:r w:rsidRPr="00A7790C">
                              <w:rPr>
                                <w:rFonts w:ascii="Courier New" w:hAnsi="Courier New" w:cs="Courier New"/>
                                <w:sz w:val="18"/>
                                <w:szCs w:val="18"/>
                                <w:lang w:val="en-US"/>
                              </w:rPr>
                              <w:t xml:space="preserve">      region: "${MINIO_REGION}"</w:t>
                            </w:r>
                          </w:p>
                          <w:p w14:paraId="6F07AC6A" w14:textId="77777777" w:rsidR="00A7790C" w:rsidRPr="00A7790C" w:rsidRDefault="00A7790C" w:rsidP="00A7790C">
                            <w:pPr>
                              <w:spacing w:line="240" w:lineRule="auto"/>
                              <w:contextualSpacing/>
                              <w:rPr>
                                <w:rFonts w:ascii="Courier New" w:hAnsi="Courier New" w:cs="Courier New"/>
                                <w:sz w:val="18"/>
                                <w:szCs w:val="18"/>
                                <w:lang w:val="en-US"/>
                              </w:rPr>
                            </w:pPr>
                            <w:r w:rsidRPr="00A7790C">
                              <w:rPr>
                                <w:rFonts w:ascii="Courier New" w:hAnsi="Courier New" w:cs="Courier New"/>
                                <w:sz w:val="18"/>
                                <w:szCs w:val="18"/>
                                <w:lang w:val="en-US"/>
                              </w:rPr>
                              <w:t xml:space="preserve">      accessKey: "${MINIO_ACCESS_KEY}"</w:t>
                            </w:r>
                          </w:p>
                          <w:p w14:paraId="539DB04F" w14:textId="146E61A3" w:rsidR="005438AC" w:rsidRPr="00A7790C" w:rsidRDefault="00A7790C" w:rsidP="00A7790C">
                            <w:pPr>
                              <w:spacing w:line="240" w:lineRule="auto"/>
                              <w:contextualSpacing/>
                              <w:rPr>
                                <w:rFonts w:ascii="Courier New" w:hAnsi="Courier New" w:cs="Courier New"/>
                                <w:sz w:val="18"/>
                                <w:szCs w:val="18"/>
                                <w:lang w:val="en-US"/>
                              </w:rPr>
                            </w:pPr>
                            <w:r w:rsidRPr="00A7790C">
                              <w:rPr>
                                <w:rFonts w:ascii="Courier New" w:hAnsi="Courier New" w:cs="Courier New"/>
                                <w:sz w:val="18"/>
                                <w:szCs w:val="18"/>
                                <w:lang w:val="en-US"/>
                              </w:rPr>
                              <w:t xml:space="preserve">      secretKey: "${MINIO_SECRET_KEY}"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type id="_x0000_t202" coordsize="21600,21600" o:spt="202" path="m,l,21600r21600,l21600,xe" w14:anchorId="1D2494D3">
                <v:stroke joinstyle="miter"/>
                <v:path gradientshapeok="t" o:connecttype="rect"/>
              </v:shapetype>
              <v:shape id="Text Box 2" style="position:absolute;left:0;text-align:left;margin-left:-.1pt;margin-top:35.1pt;width:448.25pt;height:179.0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">
                <v:textbox>
                  <w:txbxContent>
                    <w:p w:rsidRPr="00A7790C" w:rsidR="00A7790C" w:rsidP="00A7790C" w:rsidRDefault="00A7790C" w14:paraId="66C59534" w14:textId="77777777">
                      <w:pPr>
                        <w:spacing w:line="240" w:lineRule="auto"/>
                        <w:contextualSpacing/>
                        <w:rPr>
                          <w:rFonts w:ascii="Courier New" w:hAnsi="Courier New" w:cs="Courier New"/>
                          <w:sz w:val="18"/>
                          <w:szCs w:val="18"/>
                          <w:lang w:val="en-US"/>
                        </w:rPr>
                      </w:pPr>
                      <w:r w:rsidRPr="00A7790C">
                        <w:rPr>
                          <w:rFonts w:ascii="Courier New" w:hAnsi="Courier New" w:cs="Courier New"/>
                          <w:sz w:val="18"/>
                          <w:szCs w:val="18"/>
                          <w:lang w:val="en-US"/>
                        </w:rPr>
                        <w:t>io:</w:t>
                      </w:r>
                    </w:p>
                    <w:p w:rsidRPr="00A7790C" w:rsidR="00A7790C" w:rsidP="00A7790C" w:rsidRDefault="00A7790C" w14:paraId="44F9C80E" w14:textId="77777777">
                      <w:pPr>
                        <w:spacing w:line="240" w:lineRule="auto"/>
                        <w:contextualSpacing/>
                        <w:rPr>
                          <w:rFonts w:ascii="Courier New" w:hAnsi="Courier New" w:cs="Courier New"/>
                          <w:sz w:val="18"/>
                          <w:szCs w:val="18"/>
                          <w:lang w:val="en-US"/>
                        </w:rPr>
                      </w:pPr>
                      <w:r w:rsidRPr="00A7790C">
                        <w:rPr>
                          <w:rFonts w:ascii="Courier New" w:hAnsi="Courier New" w:cs="Courier New"/>
                          <w:sz w:val="18"/>
                          <w:szCs w:val="18"/>
                          <w:lang w:val="en-US"/>
                        </w:rPr>
                        <w:t xml:space="preserve">  connectors:</w:t>
                      </w:r>
                    </w:p>
                    <w:p w:rsidRPr="00A7790C" w:rsidR="00A7790C" w:rsidP="00A7790C" w:rsidRDefault="00A7790C" w14:paraId="50B47938" w14:textId="77777777">
                      <w:pPr>
                        <w:spacing w:line="240" w:lineRule="auto"/>
                        <w:contextualSpacing/>
                        <w:rPr>
                          <w:rFonts w:ascii="Courier New" w:hAnsi="Courier New" w:cs="Courier New"/>
                          <w:sz w:val="18"/>
                          <w:szCs w:val="18"/>
                          <w:lang w:val="en-US"/>
                        </w:rPr>
                      </w:pPr>
                      <w:r w:rsidRPr="00A7790C">
                        <w:rPr>
                          <w:rFonts w:ascii="Courier New" w:hAnsi="Courier New" w:cs="Courier New"/>
                          <w:sz w:val="18"/>
                          <w:szCs w:val="18"/>
                          <w:lang w:val="en-US"/>
                        </w:rPr>
                        <w:t xml:space="preserve">    s3:</w:t>
                      </w:r>
                    </w:p>
                    <w:p w:rsidRPr="00A7790C" w:rsidR="00A7790C" w:rsidP="00A7790C" w:rsidRDefault="00A7790C" w14:paraId="369B435E" w14:textId="77777777">
                      <w:pPr>
                        <w:spacing w:line="240" w:lineRule="auto"/>
                        <w:contextualSpacing/>
                        <w:rPr>
                          <w:rFonts w:ascii="Courier New" w:hAnsi="Courier New" w:cs="Courier New"/>
                          <w:sz w:val="18"/>
                          <w:szCs w:val="18"/>
                          <w:lang w:val="en-US"/>
                        </w:rPr>
                      </w:pPr>
                      <w:r w:rsidRPr="00A7790C">
                        <w:rPr>
                          <w:rFonts w:ascii="Courier New" w:hAnsi="Courier New" w:cs="Courier New"/>
                          <w:sz w:val="18"/>
                          <w:szCs w:val="18"/>
                          <w:lang w:val="en-US"/>
                        </w:rPr>
                        <w:t xml:space="preserve">      class: "org.opencb.opencga.storage.core.io.managers.AWSS3Connector"</w:t>
                      </w:r>
                    </w:p>
                    <w:p w:rsidRPr="00A7790C" w:rsidR="00A7790C" w:rsidP="00A7790C" w:rsidRDefault="00A7790C" w14:paraId="7D7447CF" w14:textId="77777777">
                      <w:pPr>
                        <w:spacing w:line="240" w:lineRule="auto"/>
                        <w:contextualSpacing/>
                        <w:rPr>
                          <w:rFonts w:ascii="Courier New" w:hAnsi="Courier New" w:cs="Courier New"/>
                          <w:sz w:val="18"/>
                          <w:szCs w:val="18"/>
                          <w:lang w:val="en-US"/>
                        </w:rPr>
                      </w:pPr>
                      <w:r w:rsidRPr="00A7790C">
                        <w:rPr>
                          <w:rFonts w:ascii="Courier New" w:hAnsi="Courier New" w:cs="Courier New"/>
                          <w:sz w:val="18"/>
                          <w:szCs w:val="18"/>
                          <w:lang w:val="en-US"/>
                        </w:rPr>
                        <w:t xml:space="preserve">      chunkSize: "${AWS_CHUNK_SIZE}"</w:t>
                      </w:r>
                    </w:p>
                    <w:p w:rsidRPr="00A7790C" w:rsidR="00A7790C" w:rsidP="00A7790C" w:rsidRDefault="00A7790C" w14:paraId="70F3C828" w14:textId="77777777">
                      <w:pPr>
                        <w:spacing w:line="240" w:lineRule="auto"/>
                        <w:contextualSpacing/>
                        <w:rPr>
                          <w:rFonts w:ascii="Courier New" w:hAnsi="Courier New" w:cs="Courier New"/>
                          <w:sz w:val="18"/>
                          <w:szCs w:val="18"/>
                          <w:lang w:val="en-US"/>
                        </w:rPr>
                      </w:pPr>
                      <w:r w:rsidRPr="00A7790C">
                        <w:rPr>
                          <w:rFonts w:ascii="Courier New" w:hAnsi="Courier New" w:cs="Courier New"/>
                          <w:sz w:val="18"/>
                          <w:szCs w:val="18"/>
                          <w:lang w:val="en-US"/>
                        </w:rPr>
                        <w:t xml:space="preserve">      endpoint: "${AWS_ENDPOINT}"</w:t>
                      </w:r>
                    </w:p>
                    <w:p w:rsidRPr="00A7790C" w:rsidR="00A7790C" w:rsidP="00A7790C" w:rsidRDefault="00A7790C" w14:paraId="53529F64" w14:textId="77777777">
                      <w:pPr>
                        <w:spacing w:line="240" w:lineRule="auto"/>
                        <w:contextualSpacing/>
                        <w:rPr>
                          <w:rFonts w:ascii="Courier New" w:hAnsi="Courier New" w:cs="Courier New"/>
                          <w:sz w:val="18"/>
                          <w:szCs w:val="18"/>
                          <w:lang w:val="en-US"/>
                        </w:rPr>
                      </w:pPr>
                      <w:r w:rsidRPr="00A7790C">
                        <w:rPr>
                          <w:rFonts w:ascii="Courier New" w:hAnsi="Courier New" w:cs="Courier New"/>
                          <w:sz w:val="18"/>
                          <w:szCs w:val="18"/>
                          <w:lang w:val="en-US"/>
                        </w:rPr>
                        <w:t xml:space="preserve">      region: "${AWS_REGION}"</w:t>
                      </w:r>
                    </w:p>
                    <w:p w:rsidRPr="00A7790C" w:rsidR="00A7790C" w:rsidP="00A7790C" w:rsidRDefault="00A7790C" w14:paraId="23B998B8" w14:textId="77777777">
                      <w:pPr>
                        <w:spacing w:line="240" w:lineRule="auto"/>
                        <w:contextualSpacing/>
                        <w:rPr>
                          <w:rFonts w:ascii="Courier New" w:hAnsi="Courier New" w:cs="Courier New"/>
                          <w:sz w:val="18"/>
                          <w:szCs w:val="18"/>
                          <w:lang w:val="en-US"/>
                        </w:rPr>
                      </w:pPr>
                      <w:r w:rsidRPr="00A7790C">
                        <w:rPr>
                          <w:rFonts w:ascii="Courier New" w:hAnsi="Courier New" w:cs="Courier New"/>
                          <w:sz w:val="18"/>
                          <w:szCs w:val="18"/>
                          <w:lang w:val="en-US"/>
                        </w:rPr>
                        <w:t xml:space="preserve">      accessKey: "${AWS_ACCESS_KEY_ID}"</w:t>
                      </w:r>
                    </w:p>
                    <w:p w:rsidRPr="00A7790C" w:rsidR="00A7790C" w:rsidP="00A7790C" w:rsidRDefault="00A7790C" w14:paraId="22249912" w14:textId="77777777">
                      <w:pPr>
                        <w:spacing w:line="240" w:lineRule="auto"/>
                        <w:contextualSpacing/>
                        <w:rPr>
                          <w:rFonts w:ascii="Courier New" w:hAnsi="Courier New" w:cs="Courier New"/>
                          <w:sz w:val="18"/>
                          <w:szCs w:val="18"/>
                          <w:lang w:val="en-US"/>
                        </w:rPr>
                      </w:pPr>
                      <w:r w:rsidRPr="00A7790C">
                        <w:rPr>
                          <w:rFonts w:ascii="Courier New" w:hAnsi="Courier New" w:cs="Courier New"/>
                          <w:sz w:val="18"/>
                          <w:szCs w:val="18"/>
                          <w:lang w:val="en-US"/>
                        </w:rPr>
                        <w:t xml:space="preserve">      secretKey: "${AWS_SECRET_ACCESS_KEY}"</w:t>
                      </w:r>
                    </w:p>
                    <w:p w:rsidRPr="00A7790C" w:rsidR="00A7790C" w:rsidP="00A7790C" w:rsidRDefault="00A7790C" w14:paraId="7111134A" w14:textId="77777777">
                      <w:pPr>
                        <w:spacing w:line="240" w:lineRule="auto"/>
                        <w:contextualSpacing/>
                        <w:rPr>
                          <w:rFonts w:ascii="Courier New" w:hAnsi="Courier New" w:cs="Courier New"/>
                          <w:sz w:val="18"/>
                          <w:szCs w:val="18"/>
                          <w:lang w:val="en-US"/>
                        </w:rPr>
                      </w:pPr>
                    </w:p>
                    <w:p w:rsidRPr="00E07FD2" w:rsidR="00A7790C" w:rsidP="00A7790C" w:rsidRDefault="00A7790C" w14:paraId="12959BBE" w14:textId="77777777">
                      <w:pPr>
                        <w:spacing w:line="240" w:lineRule="auto"/>
                        <w:contextualSpacing/>
                        <w:rPr>
                          <w:rFonts w:ascii="Courier New" w:hAnsi="Courier New" w:cs="Courier New"/>
                          <w:sz w:val="18"/>
                          <w:szCs w:val="18"/>
                          <w:lang w:val="en-US"/>
                        </w:rPr>
                      </w:pPr>
                      <w:r w:rsidRPr="00A7790C">
                        <w:rPr>
                          <w:rFonts w:ascii="Courier New" w:hAnsi="Courier New" w:cs="Courier New"/>
                          <w:sz w:val="18"/>
                          <w:szCs w:val="18"/>
                          <w:lang w:val="en-US"/>
                        </w:rPr>
                        <w:t xml:space="preserve">    </w:t>
                      </w:r>
                      <w:r w:rsidRPr="00E07FD2">
                        <w:rPr>
                          <w:rFonts w:ascii="Courier New" w:hAnsi="Courier New" w:cs="Courier New"/>
                          <w:sz w:val="18"/>
                          <w:szCs w:val="18"/>
                          <w:lang w:val="en-US"/>
                        </w:rPr>
                        <w:t>minio:</w:t>
                      </w:r>
                    </w:p>
                    <w:p w:rsidRPr="00A7790C" w:rsidR="00A7790C" w:rsidP="00A7790C" w:rsidRDefault="00A7790C" w14:paraId="1084841F" w14:textId="77777777">
                      <w:pPr>
                        <w:spacing w:line="240" w:lineRule="auto"/>
                        <w:contextualSpacing/>
                        <w:rPr>
                          <w:rFonts w:ascii="Courier New" w:hAnsi="Courier New" w:cs="Courier New"/>
                          <w:sz w:val="18"/>
                          <w:szCs w:val="18"/>
                          <w:lang w:val="en-US"/>
                        </w:rPr>
                      </w:pPr>
                      <w:r w:rsidRPr="00E07FD2">
                        <w:rPr>
                          <w:rFonts w:ascii="Courier New" w:hAnsi="Courier New" w:cs="Courier New"/>
                          <w:sz w:val="18"/>
                          <w:szCs w:val="18"/>
                          <w:lang w:val="en-US"/>
                        </w:rPr>
                        <w:t xml:space="preserve">      </w:t>
                      </w:r>
                      <w:r w:rsidRPr="00A7790C">
                        <w:rPr>
                          <w:rFonts w:ascii="Courier New" w:hAnsi="Courier New" w:cs="Courier New"/>
                          <w:sz w:val="18"/>
                          <w:szCs w:val="18"/>
                          <w:lang w:val="en-US"/>
                        </w:rPr>
                        <w:t>class: "org.opencb.opencga.storage.core.io.managers.MinIOConnector"</w:t>
                      </w:r>
                    </w:p>
                    <w:p w:rsidRPr="00A7790C" w:rsidR="00A7790C" w:rsidP="00A7790C" w:rsidRDefault="00A7790C" w14:paraId="46CD404D" w14:textId="77777777">
                      <w:pPr>
                        <w:spacing w:line="240" w:lineRule="auto"/>
                        <w:contextualSpacing/>
                        <w:rPr>
                          <w:rFonts w:ascii="Courier New" w:hAnsi="Courier New" w:cs="Courier New"/>
                          <w:sz w:val="18"/>
                          <w:szCs w:val="18"/>
                          <w:lang w:val="en-US"/>
                        </w:rPr>
                      </w:pPr>
                      <w:r w:rsidRPr="00A7790C">
                        <w:rPr>
                          <w:rFonts w:ascii="Courier New" w:hAnsi="Courier New" w:cs="Courier New"/>
                          <w:sz w:val="18"/>
                          <w:szCs w:val="18"/>
                          <w:lang w:val="en-US"/>
                        </w:rPr>
                        <w:t xml:space="preserve">      endpoint: "${MINIO_ENDPOINT}"</w:t>
                      </w:r>
                    </w:p>
                    <w:p w:rsidRPr="00A7790C" w:rsidR="00A7790C" w:rsidP="00A7790C" w:rsidRDefault="00A7790C" w14:paraId="4B2895CD" w14:textId="77777777">
                      <w:pPr>
                        <w:spacing w:line="240" w:lineRule="auto"/>
                        <w:contextualSpacing/>
                        <w:rPr>
                          <w:rFonts w:ascii="Courier New" w:hAnsi="Courier New" w:cs="Courier New"/>
                          <w:sz w:val="18"/>
                          <w:szCs w:val="18"/>
                          <w:lang w:val="en-US"/>
                        </w:rPr>
                      </w:pPr>
                      <w:r w:rsidRPr="00A7790C">
                        <w:rPr>
                          <w:rFonts w:ascii="Courier New" w:hAnsi="Courier New" w:cs="Courier New"/>
                          <w:sz w:val="18"/>
                          <w:szCs w:val="18"/>
                          <w:lang w:val="en-US"/>
                        </w:rPr>
                        <w:t xml:space="preserve">      region: "${MINIO_REGION}"</w:t>
                      </w:r>
                    </w:p>
                    <w:p w:rsidRPr="00A7790C" w:rsidR="00A7790C" w:rsidP="00A7790C" w:rsidRDefault="00A7790C" w14:paraId="6F07AC6A" w14:textId="77777777">
                      <w:pPr>
                        <w:spacing w:line="240" w:lineRule="auto"/>
                        <w:contextualSpacing/>
                        <w:rPr>
                          <w:rFonts w:ascii="Courier New" w:hAnsi="Courier New" w:cs="Courier New"/>
                          <w:sz w:val="18"/>
                          <w:szCs w:val="18"/>
                          <w:lang w:val="en-US"/>
                        </w:rPr>
                      </w:pPr>
                      <w:r w:rsidRPr="00A7790C">
                        <w:rPr>
                          <w:rFonts w:ascii="Courier New" w:hAnsi="Courier New" w:cs="Courier New"/>
                          <w:sz w:val="18"/>
                          <w:szCs w:val="18"/>
                          <w:lang w:val="en-US"/>
                        </w:rPr>
                        <w:t xml:space="preserve">      accessKey: "${MINIO_ACCESS_KEY}"</w:t>
                      </w:r>
                    </w:p>
                    <w:p w:rsidRPr="00A7790C" w:rsidR="005438AC" w:rsidP="00A7790C" w:rsidRDefault="00A7790C" w14:paraId="539DB04F" w14:textId="146E61A3">
                      <w:pPr>
                        <w:spacing w:line="240" w:lineRule="auto"/>
                        <w:contextualSpacing/>
                        <w:rPr>
                          <w:rFonts w:ascii="Courier New" w:hAnsi="Courier New" w:cs="Courier New"/>
                          <w:sz w:val="18"/>
                          <w:szCs w:val="18"/>
                          <w:lang w:val="en-US"/>
                        </w:rPr>
                      </w:pPr>
                      <w:r w:rsidRPr="00A7790C">
                        <w:rPr>
                          <w:rFonts w:ascii="Courier New" w:hAnsi="Courier New" w:cs="Courier New"/>
                          <w:sz w:val="18"/>
                          <w:szCs w:val="18"/>
                          <w:lang w:val="en-US"/>
                        </w:rPr>
                        <w:t xml:space="preserve">      secretKey: "${MINIO_SECRET_KEY}"</w:t>
                      </w:r>
                    </w:p>
                  </w:txbxContent>
                </v:textbox>
                <w10:wrap type="square"/>
              </v:shape>
            </w:pict>
          </mc:Fallback>
        </mc:AlternateContent>
      </w:r>
      <w:r w:rsidR="00412A6F">
        <w:rPr>
          <w:lang w:val="es-ES"/>
        </w:rPr>
        <w:t xml:space="preserve">La configuración de esta interfaz se realiza mediante el fichero </w:t>
      </w:r>
      <w:proofErr w:type="spellStart"/>
      <w:r>
        <w:rPr>
          <w:lang w:val="es-ES"/>
        </w:rPr>
        <w:t>storage-configuration.yml</w:t>
      </w:r>
      <w:proofErr w:type="spellEnd"/>
      <w:r>
        <w:rPr>
          <w:lang w:val="es-ES"/>
        </w:rPr>
        <w:t>:</w:t>
      </w:r>
    </w:p>
    <w:p w14:paraId="0B4BECA5" w14:textId="10D87E11" w:rsidR="00A7790C" w:rsidRDefault="00A7790C" w:rsidP="00412A6F">
      <w:pPr>
        <w:pStyle w:val="BodyText"/>
        <w:rPr>
          <w:lang w:val="es-ES"/>
        </w:rPr>
      </w:pPr>
      <w:r>
        <w:rPr>
          <w:lang w:val="es-ES"/>
        </w:rPr>
        <w:t xml:space="preserve">Es necesario que </w:t>
      </w:r>
      <w:r w:rsidR="000330C5">
        <w:rPr>
          <w:lang w:val="es-ES"/>
        </w:rPr>
        <w:t xml:space="preserve">la aplicación disponga de conectividad contra el servidor AWS S3 definido mediante el valor de </w:t>
      </w:r>
      <w:proofErr w:type="spellStart"/>
      <w:r w:rsidR="000330C5">
        <w:rPr>
          <w:lang w:val="es-ES"/>
        </w:rPr>
        <w:t>endpoint</w:t>
      </w:r>
      <w:proofErr w:type="spellEnd"/>
      <w:r w:rsidR="000330C5">
        <w:rPr>
          <w:lang w:val="es-ES"/>
        </w:rPr>
        <w:t>.</w:t>
      </w:r>
    </w:p>
    <w:p w14:paraId="49FCD217" w14:textId="675B804C" w:rsidR="008A1947" w:rsidRDefault="000330C5" w:rsidP="00EA5091">
      <w:pPr>
        <w:pStyle w:val="BodyText"/>
        <w:rPr>
          <w:lang w:val="es-ES"/>
        </w:rPr>
      </w:pPr>
      <w:r>
        <w:rPr>
          <w:lang w:val="es-ES"/>
        </w:rPr>
        <w:t xml:space="preserve">Por otra parte, en caso de </w:t>
      </w:r>
      <w:r w:rsidR="002F500F">
        <w:rPr>
          <w:lang w:val="es-ES"/>
        </w:rPr>
        <w:t xml:space="preserve">no disponer de estos valores configurados en el fichero YML, la aplicación intenta obtenerlos </w:t>
      </w:r>
      <w:r w:rsidR="00B914E3">
        <w:rPr>
          <w:lang w:val="es-ES"/>
        </w:rPr>
        <w:t>a partir de</w:t>
      </w:r>
      <w:r w:rsidR="002F500F">
        <w:rPr>
          <w:lang w:val="es-ES"/>
        </w:rPr>
        <w:t xml:space="preserve"> las variables de entorno</w:t>
      </w:r>
      <w:r w:rsidR="00B914E3">
        <w:rPr>
          <w:lang w:val="es-ES"/>
        </w:rPr>
        <w:t xml:space="preserve"> definidas entre las llaves {}</w:t>
      </w:r>
      <w:r w:rsidR="002F500F">
        <w:rPr>
          <w:lang w:val="es-ES"/>
        </w:rPr>
        <w:t>.</w:t>
      </w:r>
    </w:p>
    <w:p w14:paraId="2D74168A" w14:textId="630B3BE4" w:rsidR="00980DE3" w:rsidRDefault="00980DE3" w:rsidP="00980DE3">
      <w:pPr>
        <w:pStyle w:val="Heading4"/>
        <w:rPr>
          <w:lang w:val="es-ES"/>
        </w:rPr>
      </w:pPr>
      <w:r>
        <w:rPr>
          <w:lang w:val="es-ES"/>
        </w:rPr>
        <w:t>Diagrama de clases</w:t>
      </w:r>
    </w:p>
    <w:p w14:paraId="77E1EC3D" w14:textId="77777777" w:rsidR="004B06FB" w:rsidRDefault="006B6CDC" w:rsidP="004B06FB">
      <w:pPr>
        <w:pStyle w:val="BodyText"/>
        <w:keepNext/>
      </w:pPr>
      <w:r>
        <w:rPr>
          <w:noProof/>
        </w:rPr>
        <w:drawing>
          <wp:inline distT="0" distB="0" distL="0" distR="0" wp14:anchorId="29D099B0" wp14:editId="0DD90DAF">
            <wp:extent cx="5575935" cy="4862195"/>
            <wp:effectExtent l="0" t="0" r="5715" b="0"/>
            <wp:docPr id="11581179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17971" name="Picture 1" descr="A screenshot of a computer program&#10;&#10;AI-generated content may be incorrect."/>
                    <pic:cNvPicPr/>
                  </pic:nvPicPr>
                  <pic:blipFill>
                    <a:blip r:embed="rId20"/>
                    <a:stretch>
                      <a:fillRect/>
                    </a:stretch>
                  </pic:blipFill>
                  <pic:spPr>
                    <a:xfrm>
                      <a:off x="0" y="0"/>
                      <a:ext cx="5575935" cy="4862195"/>
                    </a:xfrm>
                    <a:prstGeom prst="rect">
                      <a:avLst/>
                    </a:prstGeom>
                  </pic:spPr>
                </pic:pic>
              </a:graphicData>
            </a:graphic>
          </wp:inline>
        </w:drawing>
      </w:r>
    </w:p>
    <w:p w14:paraId="3D822796" w14:textId="57BE27D8" w:rsidR="00980DE3" w:rsidRPr="00FB04B8" w:rsidRDefault="004B06FB" w:rsidP="00EB0C63">
      <w:pPr>
        <w:pStyle w:val="Caption"/>
        <w:jc w:val="both"/>
      </w:pPr>
      <w:bookmarkStart w:id="15" w:name="_Toc221877104"/>
      <w:r w:rsidRPr="00FB04B8">
        <w:rPr>
          <w:lang w:val="es-ES"/>
        </w:rPr>
        <w:t xml:space="preserve">Figura </w:t>
      </w:r>
      <w:r>
        <w:fldChar w:fldCharType="begin"/>
      </w:r>
      <w:r w:rsidRPr="00FB04B8">
        <w:rPr>
          <w:lang w:val="es-ES"/>
        </w:rPr>
        <w:instrText xml:space="preserve"> STYLEREF 1 \s </w:instrText>
      </w:r>
      <w:r>
        <w:fldChar w:fldCharType="separate"/>
      </w:r>
      <w:r w:rsidR="0077027F">
        <w:rPr>
          <w:noProof/>
          <w:lang w:val="es-ES"/>
        </w:rPr>
        <w:t>2</w:t>
      </w:r>
      <w:r>
        <w:fldChar w:fldCharType="end"/>
      </w:r>
      <w:r w:rsidRPr="00FB04B8">
        <w:rPr>
          <w:lang w:val="es-ES"/>
        </w:rPr>
        <w:t>.</w:t>
      </w:r>
      <w:r>
        <w:fldChar w:fldCharType="begin"/>
      </w:r>
      <w:r w:rsidRPr="00FB04B8">
        <w:rPr>
          <w:lang w:val="es-ES"/>
        </w:rPr>
        <w:instrText xml:space="preserve"> SEQ Figura \* ARABIC \s 1 </w:instrText>
      </w:r>
      <w:r>
        <w:fldChar w:fldCharType="separate"/>
      </w:r>
      <w:r w:rsidR="0077027F">
        <w:rPr>
          <w:noProof/>
          <w:lang w:val="es-ES"/>
        </w:rPr>
        <w:t>1</w:t>
      </w:r>
      <w:r>
        <w:fldChar w:fldCharType="end"/>
      </w:r>
      <w:r w:rsidR="00FB04B8" w:rsidRPr="00FB04B8">
        <w:rPr>
          <w:lang w:val="es-ES"/>
        </w:rPr>
        <w:t xml:space="preserve">. </w:t>
      </w:r>
      <w:r w:rsidR="00FB04B8" w:rsidRPr="00BA3B40">
        <w:rPr>
          <w:lang w:val="es-ES"/>
        </w:rPr>
        <w:t>Diagrama de clases d</w:t>
      </w:r>
      <w:r w:rsidR="00FB04B8">
        <w:rPr>
          <w:lang w:val="es-ES"/>
        </w:rPr>
        <w:t xml:space="preserve">e </w:t>
      </w:r>
      <w:r w:rsidR="00FB04B8">
        <w:rPr>
          <w:lang w:val="es-ES"/>
        </w:rPr>
        <w:fldChar w:fldCharType="begin"/>
      </w:r>
      <w:r w:rsidR="00FB04B8">
        <w:rPr>
          <w:lang w:val="es-ES"/>
        </w:rPr>
        <w:instrText xml:space="preserve"> REF _Ref221875310 \r \h </w:instrText>
      </w:r>
      <w:r w:rsidR="00FB04B8">
        <w:rPr>
          <w:lang w:val="es-ES"/>
        </w:rPr>
      </w:r>
      <w:r w:rsidR="00FB04B8">
        <w:rPr>
          <w:lang w:val="es-ES"/>
        </w:rPr>
        <w:fldChar w:fldCharType="separate"/>
      </w:r>
      <w:r w:rsidR="0077027F">
        <w:rPr>
          <w:lang w:val="es-ES"/>
        </w:rPr>
        <w:t>2.7.1</w:t>
      </w:r>
      <w:r w:rsidR="00FB04B8">
        <w:rPr>
          <w:lang w:val="es-ES"/>
        </w:rPr>
        <w:fldChar w:fldCharType="end"/>
      </w:r>
      <w:r w:rsidR="00FB04B8">
        <w:rPr>
          <w:lang w:val="es-ES"/>
        </w:rPr>
        <w:t xml:space="preserve"> </w:t>
      </w:r>
      <w:r w:rsidR="00FB04B8">
        <w:rPr>
          <w:lang w:val="es-ES"/>
        </w:rPr>
        <w:fldChar w:fldCharType="begin"/>
      </w:r>
      <w:r w:rsidR="00FB04B8">
        <w:rPr>
          <w:lang w:val="es-ES"/>
        </w:rPr>
        <w:instrText xml:space="preserve"> REF _Ref221875314 \h </w:instrText>
      </w:r>
      <w:r w:rsidR="00FB04B8">
        <w:rPr>
          <w:lang w:val="es-ES"/>
        </w:rPr>
      </w:r>
      <w:r w:rsidR="00FB04B8">
        <w:rPr>
          <w:lang w:val="es-ES"/>
        </w:rPr>
        <w:fldChar w:fldCharType="separate"/>
      </w:r>
      <w:r w:rsidR="0077027F" w:rsidRPr="00605BBC">
        <w:rPr>
          <w:lang w:val="es-ES"/>
        </w:rPr>
        <w:t>UC</w:t>
      </w:r>
      <w:r w:rsidR="0077027F">
        <w:rPr>
          <w:lang w:val="es-ES"/>
        </w:rPr>
        <w:t>02</w:t>
      </w:r>
      <w:r w:rsidR="0077027F" w:rsidRPr="00605BBC">
        <w:rPr>
          <w:lang w:val="es-ES"/>
        </w:rPr>
        <w:t>.</w:t>
      </w:r>
      <w:r w:rsidR="0077027F" w:rsidRPr="44A1B7A0">
        <w:rPr>
          <w:lang w:val="es-ES"/>
        </w:rPr>
        <w:t>03</w:t>
      </w:r>
      <w:r w:rsidR="0077027F" w:rsidRPr="00605BBC">
        <w:rPr>
          <w:lang w:val="es-ES"/>
        </w:rPr>
        <w:t>. Asociación de f</w:t>
      </w:r>
      <w:r w:rsidR="0077027F">
        <w:rPr>
          <w:lang w:val="es-ES"/>
        </w:rPr>
        <w:t>icheros S3 a peticiones</w:t>
      </w:r>
      <w:bookmarkEnd w:id="15"/>
      <w:r w:rsidR="00FB04B8">
        <w:rPr>
          <w:lang w:val="es-ES"/>
        </w:rPr>
        <w:fldChar w:fldCharType="end"/>
      </w:r>
    </w:p>
    <w:p w14:paraId="3449BD27" w14:textId="41059250" w:rsidR="00980DE3" w:rsidRDefault="00980DE3" w:rsidP="00980DE3">
      <w:pPr>
        <w:pStyle w:val="Heading4"/>
        <w:rPr>
          <w:lang w:val="es-ES"/>
        </w:rPr>
      </w:pPr>
      <w:r>
        <w:rPr>
          <w:lang w:val="es-ES"/>
        </w:rPr>
        <w:t>Diagrama</w:t>
      </w:r>
      <w:r w:rsidR="002350E6">
        <w:rPr>
          <w:lang w:val="es-ES"/>
        </w:rPr>
        <w:t>s</w:t>
      </w:r>
      <w:r>
        <w:rPr>
          <w:lang w:val="es-ES"/>
        </w:rPr>
        <w:t xml:space="preserve"> de secuencia</w:t>
      </w:r>
    </w:p>
    <w:p w14:paraId="10FF7C21" w14:textId="52E8FCF6" w:rsidR="00980DE3" w:rsidRDefault="003A6ACB" w:rsidP="00EA5091">
      <w:pPr>
        <w:pStyle w:val="BodyText"/>
        <w:rPr>
          <w:lang w:val="es-ES"/>
        </w:rPr>
      </w:pPr>
      <w:r>
        <w:rPr>
          <w:lang w:val="es-ES"/>
        </w:rPr>
        <w:t>Este diagrama muestra la s</w:t>
      </w:r>
      <w:r w:rsidR="00B15B74">
        <w:rPr>
          <w:lang w:val="es-ES"/>
        </w:rPr>
        <w:t xml:space="preserve">ecuencia general del encaje de la clase AWSS3Connector en </w:t>
      </w:r>
      <w:proofErr w:type="spellStart"/>
      <w:r w:rsidR="00B15B74">
        <w:rPr>
          <w:lang w:val="es-ES"/>
        </w:rPr>
        <w:t>OpenCGA</w:t>
      </w:r>
      <w:proofErr w:type="spellEnd"/>
      <w:r>
        <w:rPr>
          <w:lang w:val="es-ES"/>
        </w:rPr>
        <w:t xml:space="preserve">, así como </w:t>
      </w:r>
      <w:r w:rsidR="007030D2">
        <w:rPr>
          <w:lang w:val="es-ES"/>
        </w:rPr>
        <w:t>la visión a alto nivel del flujo de datos de la operación de enlace de un fichero a un caso clínico.</w:t>
      </w:r>
    </w:p>
    <w:p w14:paraId="5F762B59" w14:textId="5EFC9AD1" w:rsidR="00B15B74" w:rsidRPr="00605BBC" w:rsidRDefault="00851E37" w:rsidP="00EA5091">
      <w:pPr>
        <w:pStyle w:val="BodyText"/>
        <w:rPr>
          <w:lang w:val="es-ES"/>
        </w:rPr>
      </w:pPr>
      <w:r>
        <w:rPr>
          <w:noProof/>
        </w:rPr>
        <w:drawing>
          <wp:inline distT="0" distB="0" distL="0" distR="0" wp14:anchorId="1BCC39F1" wp14:editId="3A7BF552">
            <wp:extent cx="5575935" cy="4246245"/>
            <wp:effectExtent l="0" t="0" r="5715" b="1905"/>
            <wp:docPr id="214365383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53836" name="Picture 1" descr="A diagram of a computer&#10;&#10;AI-generated content may be incorrect."/>
                    <pic:cNvPicPr/>
                  </pic:nvPicPr>
                  <pic:blipFill>
                    <a:blip r:embed="rId21"/>
                    <a:stretch>
                      <a:fillRect/>
                    </a:stretch>
                  </pic:blipFill>
                  <pic:spPr>
                    <a:xfrm>
                      <a:off x="0" y="0"/>
                      <a:ext cx="5575935" cy="4246245"/>
                    </a:xfrm>
                    <a:prstGeom prst="rect">
                      <a:avLst/>
                    </a:prstGeom>
                  </pic:spPr>
                </pic:pic>
              </a:graphicData>
            </a:graphic>
          </wp:inline>
        </w:drawing>
      </w:r>
    </w:p>
    <w:p w14:paraId="3F0C8B00" w14:textId="77777777" w:rsidR="00605BBC" w:rsidRDefault="00605BBC" w:rsidP="00EA5091">
      <w:pPr>
        <w:pStyle w:val="BodyText"/>
        <w:rPr>
          <w:lang w:val="es-ES"/>
        </w:rPr>
      </w:pPr>
    </w:p>
    <w:p w14:paraId="50A00ECA" w14:textId="097305A6" w:rsidR="00CA57C5" w:rsidRDefault="00CA57C5" w:rsidP="00EA5091">
      <w:pPr>
        <w:pStyle w:val="BodyText"/>
        <w:rPr>
          <w:lang w:val="es-ES"/>
        </w:rPr>
      </w:pPr>
      <w:r>
        <w:rPr>
          <w:lang w:val="es-ES"/>
        </w:rPr>
        <w:t>El siguiente diagrama detalla la implementación de la clase AWSS3Connector, así como los métodos remotos de AWS S3 consumidos desde esta.</w:t>
      </w:r>
    </w:p>
    <w:p w14:paraId="1F6EDE21" w14:textId="38408553" w:rsidR="00CA57C5" w:rsidRDefault="00B86602" w:rsidP="00EA5091">
      <w:pPr>
        <w:pStyle w:val="BodyText"/>
        <w:rPr>
          <w:lang w:val="es-ES"/>
        </w:rPr>
      </w:pPr>
      <w:r>
        <w:rPr>
          <w:noProof/>
        </w:rPr>
        <w:drawing>
          <wp:inline distT="0" distB="0" distL="0" distR="0" wp14:anchorId="1E478EA1" wp14:editId="6EEB4DDA">
            <wp:extent cx="5575935" cy="8858250"/>
            <wp:effectExtent l="0" t="0" r="5715" b="0"/>
            <wp:docPr id="17839639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63907" name="Picture 1" descr="A screenshot of a computer program&#10;&#10;AI-generated content may be incorrect."/>
                    <pic:cNvPicPr/>
                  </pic:nvPicPr>
                  <pic:blipFill>
                    <a:blip r:embed="rId22"/>
                    <a:stretch>
                      <a:fillRect/>
                    </a:stretch>
                  </pic:blipFill>
                  <pic:spPr>
                    <a:xfrm>
                      <a:off x="0" y="0"/>
                      <a:ext cx="5575935" cy="8858250"/>
                    </a:xfrm>
                    <a:prstGeom prst="rect">
                      <a:avLst/>
                    </a:prstGeom>
                  </pic:spPr>
                </pic:pic>
              </a:graphicData>
            </a:graphic>
          </wp:inline>
        </w:drawing>
      </w:r>
    </w:p>
    <w:p w14:paraId="794B14FA" w14:textId="77777777" w:rsidR="002B512E" w:rsidRDefault="002B512E" w:rsidP="00EA5091">
      <w:pPr>
        <w:pStyle w:val="BodyText"/>
        <w:rPr>
          <w:lang w:val="es-ES"/>
        </w:rPr>
      </w:pPr>
    </w:p>
    <w:p w14:paraId="52977602" w14:textId="025B820A" w:rsidR="002B512E" w:rsidRDefault="002B512E" w:rsidP="002B512E">
      <w:pPr>
        <w:pStyle w:val="Heading4"/>
        <w:rPr>
          <w:lang w:val="es-ES"/>
        </w:rPr>
      </w:pPr>
      <w:r>
        <w:rPr>
          <w:lang w:val="es-ES"/>
        </w:rPr>
        <w:t>Diálogos</w:t>
      </w:r>
    </w:p>
    <w:p w14:paraId="0CEF4785" w14:textId="02EB832C" w:rsidR="002B512E" w:rsidRDefault="002B512E" w:rsidP="00EA5091">
      <w:pPr>
        <w:pStyle w:val="BodyText"/>
        <w:rPr>
          <w:lang w:val="es-ES"/>
        </w:rPr>
      </w:pPr>
      <w:r>
        <w:rPr>
          <w:lang w:val="es-ES"/>
        </w:rPr>
        <w:t>Esta implementación no dispone de diálogos.</w:t>
      </w:r>
    </w:p>
    <w:p w14:paraId="46130119" w14:textId="77777777" w:rsidR="00A937FB" w:rsidRDefault="00A937FB" w:rsidP="00EA5091">
      <w:pPr>
        <w:pStyle w:val="BodyText"/>
        <w:rPr>
          <w:lang w:val="es-ES"/>
        </w:rPr>
      </w:pPr>
    </w:p>
    <w:p w14:paraId="7B48F578" w14:textId="0B986877" w:rsidR="008900B8" w:rsidRDefault="008900B8" w:rsidP="008900B8">
      <w:pPr>
        <w:pStyle w:val="Heading4"/>
        <w:rPr>
          <w:lang w:val="es-ES"/>
        </w:rPr>
      </w:pPr>
      <w:r>
        <w:rPr>
          <w:lang w:val="es-ES"/>
        </w:rPr>
        <w:t xml:space="preserve">API y </w:t>
      </w:r>
      <w:proofErr w:type="spellStart"/>
      <w:r>
        <w:rPr>
          <w:lang w:val="es-ES"/>
        </w:rPr>
        <w:t>endpoints</w:t>
      </w:r>
      <w:proofErr w:type="spellEnd"/>
    </w:p>
    <w:tbl>
      <w:tblPr>
        <w:tblStyle w:val="TSTable"/>
        <w:tblW w:w="0" w:type="auto"/>
        <w:tblLook w:val="04A0" w:firstRow="1" w:lastRow="0" w:firstColumn="1" w:lastColumn="0" w:noHBand="0" w:noVBand="1"/>
      </w:tblPr>
      <w:tblGrid>
        <w:gridCol w:w="2552"/>
        <w:gridCol w:w="3114"/>
        <w:gridCol w:w="3115"/>
      </w:tblGrid>
      <w:tr w:rsidR="0055534E" w14:paraId="6C84119F" w14:textId="77777777" w:rsidTr="001D0309">
        <w:trPr>
          <w:cnfStyle w:val="100000000000" w:firstRow="1" w:lastRow="0" w:firstColumn="0" w:lastColumn="0" w:oddVBand="0" w:evenVBand="0" w:oddHBand="0" w:evenHBand="0" w:firstRowFirstColumn="0" w:firstRowLastColumn="0" w:lastRowFirstColumn="0" w:lastRowLastColumn="0"/>
        </w:trPr>
        <w:tc>
          <w:tcPr>
            <w:tcW w:w="2552" w:type="dxa"/>
          </w:tcPr>
          <w:p w14:paraId="5C64871A" w14:textId="17B38852" w:rsidR="0055534E" w:rsidRDefault="0055534E" w:rsidP="00EA5091">
            <w:pPr>
              <w:pStyle w:val="BodyText"/>
              <w:rPr>
                <w:lang w:val="es-ES"/>
              </w:rPr>
            </w:pPr>
            <w:r>
              <w:rPr>
                <w:lang w:val="es-ES"/>
              </w:rPr>
              <w:t>Atributo</w:t>
            </w:r>
          </w:p>
        </w:tc>
        <w:tc>
          <w:tcPr>
            <w:tcW w:w="6229" w:type="dxa"/>
            <w:gridSpan w:val="2"/>
          </w:tcPr>
          <w:p w14:paraId="179FE796" w14:textId="6B62A5F7" w:rsidR="0055534E" w:rsidRDefault="0055534E" w:rsidP="00EA5091">
            <w:pPr>
              <w:pStyle w:val="BodyText"/>
              <w:rPr>
                <w:lang w:val="es-ES"/>
              </w:rPr>
            </w:pPr>
            <w:r>
              <w:rPr>
                <w:lang w:val="es-ES"/>
              </w:rPr>
              <w:t>Valor</w:t>
            </w:r>
          </w:p>
        </w:tc>
      </w:tr>
      <w:tr w:rsidR="00EF329A" w:rsidRPr="00EF35F9" w14:paraId="1974C493" w14:textId="77777777" w:rsidTr="001D0309">
        <w:tc>
          <w:tcPr>
            <w:tcW w:w="2552" w:type="dxa"/>
          </w:tcPr>
          <w:p w14:paraId="21A50071" w14:textId="4030DDB9" w:rsidR="00EF329A" w:rsidRDefault="00EF329A" w:rsidP="00EF329A">
            <w:pPr>
              <w:pStyle w:val="BodyText"/>
              <w:rPr>
                <w:lang w:val="es-ES"/>
              </w:rPr>
            </w:pPr>
            <w:proofErr w:type="spellStart"/>
            <w:r>
              <w:rPr>
                <w:lang w:val="es-ES"/>
              </w:rPr>
              <w:t>Path</w:t>
            </w:r>
            <w:proofErr w:type="spellEnd"/>
          </w:p>
        </w:tc>
        <w:tc>
          <w:tcPr>
            <w:tcW w:w="6229" w:type="dxa"/>
            <w:gridSpan w:val="2"/>
          </w:tcPr>
          <w:p w14:paraId="520EB64F" w14:textId="2DB6D501" w:rsidR="00EF329A" w:rsidRPr="00EF329A" w:rsidRDefault="00EF329A" w:rsidP="00EF329A">
            <w:pPr>
              <w:pStyle w:val="BodyText"/>
              <w:rPr>
                <w:lang w:val="en-US"/>
              </w:rPr>
            </w:pPr>
            <w:r w:rsidRPr="0055534E">
              <w:rPr>
                <w:lang w:val="en-US"/>
              </w:rPr>
              <w:t>/webservices/rest/v4/files/link</w:t>
            </w:r>
          </w:p>
        </w:tc>
      </w:tr>
      <w:tr w:rsidR="00EF329A" w:rsidRPr="0055534E" w14:paraId="30BB675E" w14:textId="77777777" w:rsidTr="001D0309">
        <w:tc>
          <w:tcPr>
            <w:tcW w:w="2552" w:type="dxa"/>
          </w:tcPr>
          <w:p w14:paraId="232A655D" w14:textId="11CB184E" w:rsidR="00EF329A" w:rsidRPr="00EF329A" w:rsidRDefault="00EF329A" w:rsidP="00EF329A">
            <w:pPr>
              <w:pStyle w:val="BodyText"/>
              <w:rPr>
                <w:lang w:val="en-US"/>
              </w:rPr>
            </w:pPr>
            <w:r>
              <w:rPr>
                <w:lang w:val="es-ES"/>
              </w:rPr>
              <w:t>Método</w:t>
            </w:r>
          </w:p>
        </w:tc>
        <w:tc>
          <w:tcPr>
            <w:tcW w:w="6229" w:type="dxa"/>
            <w:gridSpan w:val="2"/>
          </w:tcPr>
          <w:p w14:paraId="2C7F7515" w14:textId="3770113F" w:rsidR="00EF329A" w:rsidRPr="0055534E" w:rsidRDefault="00EF329A" w:rsidP="00EF329A">
            <w:pPr>
              <w:pStyle w:val="BodyText"/>
              <w:rPr>
                <w:lang w:val="en-US"/>
              </w:rPr>
            </w:pPr>
            <w:r>
              <w:rPr>
                <w:lang w:val="es-ES"/>
              </w:rPr>
              <w:t>POST</w:t>
            </w:r>
          </w:p>
        </w:tc>
      </w:tr>
      <w:tr w:rsidR="001D0309" w:rsidRPr="0055534E" w14:paraId="6406CF95" w14:textId="77777777">
        <w:trPr>
          <w:trHeight w:val="176"/>
        </w:trPr>
        <w:tc>
          <w:tcPr>
            <w:tcW w:w="2552" w:type="dxa"/>
            <w:vMerge w:val="restart"/>
          </w:tcPr>
          <w:p w14:paraId="4AE84A87" w14:textId="124BE8CB" w:rsidR="001D0309" w:rsidRDefault="001D0309" w:rsidP="00EF329A">
            <w:pPr>
              <w:pStyle w:val="BodyText"/>
              <w:rPr>
                <w:lang w:val="es-ES"/>
              </w:rPr>
            </w:pPr>
            <w:proofErr w:type="spellStart"/>
            <w:r>
              <w:rPr>
                <w:lang w:val="es-ES"/>
              </w:rPr>
              <w:t>QueryParams</w:t>
            </w:r>
            <w:proofErr w:type="spellEnd"/>
          </w:p>
        </w:tc>
        <w:tc>
          <w:tcPr>
            <w:tcW w:w="3114" w:type="dxa"/>
          </w:tcPr>
          <w:p w14:paraId="017B8096" w14:textId="75777938" w:rsidR="001D0309" w:rsidRPr="0055534E" w:rsidRDefault="001D0309" w:rsidP="00EF329A">
            <w:pPr>
              <w:pStyle w:val="BodyText"/>
              <w:rPr>
                <w:lang w:val="en-US"/>
              </w:rPr>
            </w:pPr>
            <w:proofErr w:type="spellStart"/>
            <w:r>
              <w:rPr>
                <w:lang w:val="en-US"/>
              </w:rPr>
              <w:t>studyStr</w:t>
            </w:r>
            <w:proofErr w:type="spellEnd"/>
          </w:p>
        </w:tc>
        <w:tc>
          <w:tcPr>
            <w:tcW w:w="3115" w:type="dxa"/>
          </w:tcPr>
          <w:p w14:paraId="4C7FF5D5" w14:textId="0BABE0E0" w:rsidR="001D0309" w:rsidRPr="0055534E" w:rsidRDefault="00826F99" w:rsidP="00EF329A">
            <w:pPr>
              <w:pStyle w:val="BodyText"/>
              <w:rPr>
                <w:lang w:val="en-US"/>
              </w:rPr>
            </w:pPr>
            <w:r>
              <w:rPr>
                <w:lang w:val="en-US"/>
              </w:rPr>
              <w:t>String</w:t>
            </w:r>
          </w:p>
        </w:tc>
      </w:tr>
      <w:tr w:rsidR="001D0309" w:rsidRPr="0055534E" w14:paraId="114CCE97" w14:textId="77777777">
        <w:trPr>
          <w:trHeight w:val="175"/>
        </w:trPr>
        <w:tc>
          <w:tcPr>
            <w:tcW w:w="2552" w:type="dxa"/>
            <w:vMerge/>
          </w:tcPr>
          <w:p w14:paraId="1C574B04" w14:textId="77777777" w:rsidR="001D0309" w:rsidRDefault="001D0309" w:rsidP="00EF329A">
            <w:pPr>
              <w:pStyle w:val="BodyText"/>
              <w:rPr>
                <w:lang w:val="es-ES"/>
              </w:rPr>
            </w:pPr>
          </w:p>
        </w:tc>
        <w:tc>
          <w:tcPr>
            <w:tcW w:w="3114" w:type="dxa"/>
          </w:tcPr>
          <w:p w14:paraId="39E9FDAC" w14:textId="1A81D2C4" w:rsidR="001D0309" w:rsidRPr="0055534E" w:rsidRDefault="00826F99" w:rsidP="00EF329A">
            <w:pPr>
              <w:pStyle w:val="BodyText"/>
              <w:rPr>
                <w:lang w:val="en-US"/>
              </w:rPr>
            </w:pPr>
            <w:r>
              <w:rPr>
                <w:lang w:val="en-US"/>
              </w:rPr>
              <w:t>parents</w:t>
            </w:r>
          </w:p>
        </w:tc>
        <w:tc>
          <w:tcPr>
            <w:tcW w:w="3115" w:type="dxa"/>
          </w:tcPr>
          <w:p w14:paraId="5BE59332" w14:textId="1CCAFC35" w:rsidR="001D0309" w:rsidRPr="0055534E" w:rsidRDefault="00826F99" w:rsidP="00EF329A">
            <w:pPr>
              <w:pStyle w:val="BodyText"/>
              <w:rPr>
                <w:lang w:val="en-US"/>
              </w:rPr>
            </w:pPr>
            <w:r>
              <w:rPr>
                <w:lang w:val="en-US"/>
              </w:rPr>
              <w:t>Boolean</w:t>
            </w:r>
          </w:p>
        </w:tc>
      </w:tr>
      <w:tr w:rsidR="00F979E4" w:rsidRPr="0055534E" w14:paraId="074AF445" w14:textId="77777777">
        <w:trPr>
          <w:trHeight w:val="175"/>
        </w:trPr>
        <w:tc>
          <w:tcPr>
            <w:tcW w:w="2552" w:type="dxa"/>
          </w:tcPr>
          <w:p w14:paraId="3338B46D" w14:textId="6F1F6F23" w:rsidR="00F979E4" w:rsidRDefault="00F979E4" w:rsidP="00EF329A">
            <w:pPr>
              <w:pStyle w:val="BodyText"/>
              <w:rPr>
                <w:lang w:val="es-ES"/>
              </w:rPr>
            </w:pPr>
            <w:proofErr w:type="spellStart"/>
            <w:r>
              <w:rPr>
                <w:lang w:val="es-ES"/>
              </w:rPr>
              <w:t>PathParams</w:t>
            </w:r>
            <w:proofErr w:type="spellEnd"/>
          </w:p>
        </w:tc>
        <w:tc>
          <w:tcPr>
            <w:tcW w:w="3114" w:type="dxa"/>
          </w:tcPr>
          <w:p w14:paraId="216E77B7" w14:textId="69E27D21" w:rsidR="00F979E4" w:rsidRDefault="00F979E4" w:rsidP="00EF329A">
            <w:pPr>
              <w:pStyle w:val="BodyText"/>
              <w:rPr>
                <w:lang w:val="en-US"/>
              </w:rPr>
            </w:pPr>
            <w:proofErr w:type="spellStart"/>
            <w:r>
              <w:rPr>
                <w:lang w:val="en-US"/>
              </w:rPr>
              <w:t>Ninguno</w:t>
            </w:r>
            <w:proofErr w:type="spellEnd"/>
          </w:p>
        </w:tc>
        <w:tc>
          <w:tcPr>
            <w:tcW w:w="3115" w:type="dxa"/>
          </w:tcPr>
          <w:p w14:paraId="25F37136" w14:textId="77777777" w:rsidR="00F979E4" w:rsidRDefault="00F979E4" w:rsidP="00EF329A">
            <w:pPr>
              <w:pStyle w:val="BodyText"/>
              <w:rPr>
                <w:lang w:val="en-US"/>
              </w:rPr>
            </w:pPr>
          </w:p>
        </w:tc>
      </w:tr>
    </w:tbl>
    <w:p w14:paraId="64379FC3" w14:textId="77777777" w:rsidR="00F979E4" w:rsidRDefault="00F979E4" w:rsidP="00EA5091">
      <w:pPr>
        <w:pStyle w:val="BodyText"/>
        <w:rPr>
          <w:lang w:val="en-US"/>
        </w:rPr>
      </w:pPr>
    </w:p>
    <w:p w14:paraId="655B2E0D" w14:textId="58894C92" w:rsidR="00EF329A" w:rsidRPr="0055534E" w:rsidRDefault="00826F99" w:rsidP="00EA5091">
      <w:pPr>
        <w:pStyle w:val="BodyText"/>
        <w:rPr>
          <w:lang w:val="en-US"/>
        </w:rPr>
      </w:pPr>
      <w:r>
        <w:rPr>
          <w:lang w:val="en-US"/>
        </w:rPr>
        <w:t>Body:</w:t>
      </w:r>
    </w:p>
    <w:p w14:paraId="6CB1C40B" w14:textId="264B53A8" w:rsidR="00B15B74" w:rsidRPr="0055534E" w:rsidRDefault="00826F99" w:rsidP="00EA5091">
      <w:pPr>
        <w:pStyle w:val="BodyText"/>
        <w:rPr>
          <w:lang w:val="en-US"/>
        </w:rPr>
      </w:pPr>
      <w:r>
        <w:rPr>
          <w:noProof/>
          <w:lang w:val="en-US"/>
        </w:rPr>
        <mc:AlternateContent>
          <mc:Choice Requires="wps">
            <w:drawing>
              <wp:anchor distT="0" distB="0" distL="114300" distR="114300" simplePos="0" relativeHeight="251658241" behindDoc="0" locked="0" layoutInCell="1" allowOverlap="1" wp14:anchorId="7EC0BC6E" wp14:editId="64DFB6E8">
                <wp:simplePos x="0" y="0"/>
                <wp:positionH relativeFrom="column">
                  <wp:posOffset>-32799</wp:posOffset>
                </wp:positionH>
                <wp:positionV relativeFrom="paragraph">
                  <wp:posOffset>30977</wp:posOffset>
                </wp:positionV>
                <wp:extent cx="5589270" cy="1478943"/>
                <wp:effectExtent l="0" t="0" r="11430" b="26035"/>
                <wp:wrapNone/>
                <wp:docPr id="1583755382" name="Text Box 1"/>
                <wp:cNvGraphicFramePr/>
                <a:graphic xmlns:a="http://schemas.openxmlformats.org/drawingml/2006/main">
                  <a:graphicData uri="http://schemas.microsoft.com/office/word/2010/wordprocessingShape">
                    <wps:wsp>
                      <wps:cNvSpPr txBox="1"/>
                      <wps:spPr>
                        <a:xfrm>
                          <a:off x="0" y="0"/>
                          <a:ext cx="5589270" cy="1478943"/>
                        </a:xfrm>
                        <a:prstGeom prst="rect">
                          <a:avLst/>
                        </a:prstGeom>
                        <a:solidFill>
                          <a:schemeClr val="lt1"/>
                        </a:solidFill>
                        <a:ln w="6350">
                          <a:solidFill>
                            <a:prstClr val="black"/>
                          </a:solidFill>
                        </a:ln>
                      </wps:spPr>
                      <wps:txbx>
                        <w:txbxContent>
                          <w:p w14:paraId="22D025B1" w14:textId="77777777" w:rsidR="00EF329A" w:rsidRPr="00EF329A" w:rsidRDefault="00EF329A" w:rsidP="00826F99">
                            <w:pPr>
                              <w:spacing w:line="240" w:lineRule="auto"/>
                              <w:contextualSpacing/>
                              <w:rPr>
                                <w:rFonts w:ascii="Courier New" w:hAnsi="Courier New" w:cs="Courier New"/>
                                <w:sz w:val="18"/>
                                <w:szCs w:val="18"/>
                                <w:lang w:val="en-US"/>
                              </w:rPr>
                            </w:pPr>
                            <w:r w:rsidRPr="00EF329A">
                              <w:rPr>
                                <w:rFonts w:ascii="Courier New" w:hAnsi="Courier New" w:cs="Courier New"/>
                                <w:sz w:val="18"/>
                                <w:szCs w:val="18"/>
                                <w:lang w:val="en-US"/>
                              </w:rPr>
                              <w:t>{</w:t>
                            </w:r>
                          </w:p>
                          <w:p w14:paraId="2642CBAC" w14:textId="0C8116F9" w:rsidR="00EF329A" w:rsidRPr="00EF329A" w:rsidRDefault="00EF329A" w:rsidP="00826F99">
                            <w:pPr>
                              <w:spacing w:line="240" w:lineRule="auto"/>
                              <w:contextualSpacing/>
                              <w:rPr>
                                <w:rFonts w:ascii="Courier New" w:hAnsi="Courier New" w:cs="Courier New"/>
                                <w:sz w:val="18"/>
                                <w:szCs w:val="18"/>
                                <w:lang w:val="en-US"/>
                              </w:rPr>
                            </w:pPr>
                            <w:r w:rsidRPr="00EF329A">
                              <w:rPr>
                                <w:rFonts w:ascii="Courier New" w:hAnsi="Courier New" w:cs="Courier New"/>
                                <w:sz w:val="18"/>
                                <w:szCs w:val="18"/>
                                <w:lang w:val="en-US"/>
                              </w:rPr>
                              <w:t>    "uri": "s3://</w:t>
                            </w:r>
                            <w:r>
                              <w:rPr>
                                <w:rFonts w:ascii="Courier New" w:hAnsi="Courier New" w:cs="Courier New"/>
                                <w:sz w:val="18"/>
                                <w:szCs w:val="18"/>
                                <w:lang w:val="en-US"/>
                              </w:rPr>
                              <w:t>nombre_bucket</w:t>
                            </w:r>
                            <w:r w:rsidRPr="00EF329A">
                              <w:rPr>
                                <w:rFonts w:ascii="Courier New" w:hAnsi="Courier New" w:cs="Courier New"/>
                                <w:sz w:val="18"/>
                                <w:szCs w:val="18"/>
                                <w:lang w:val="en-US"/>
                              </w:rPr>
                              <w:t>/</w:t>
                            </w:r>
                            <w:r>
                              <w:rPr>
                                <w:rFonts w:ascii="Courier New" w:hAnsi="Courier New" w:cs="Courier New"/>
                                <w:sz w:val="18"/>
                                <w:szCs w:val="18"/>
                                <w:lang w:val="en-US"/>
                              </w:rPr>
                              <w:t>path/fichero.bam</w:t>
                            </w:r>
                            <w:r w:rsidRPr="00EF329A">
                              <w:rPr>
                                <w:rFonts w:ascii="Courier New" w:hAnsi="Courier New" w:cs="Courier New"/>
                                <w:sz w:val="18"/>
                                <w:szCs w:val="18"/>
                                <w:lang w:val="en-US"/>
                              </w:rPr>
                              <w:t xml:space="preserve"> ",</w:t>
                            </w:r>
                          </w:p>
                          <w:p w14:paraId="6B8C4D30" w14:textId="71A29CF7" w:rsidR="00EF329A" w:rsidRPr="00EF329A" w:rsidRDefault="00EF329A" w:rsidP="00826F99">
                            <w:pPr>
                              <w:spacing w:line="240" w:lineRule="auto"/>
                              <w:contextualSpacing/>
                              <w:rPr>
                                <w:rFonts w:ascii="Courier New" w:hAnsi="Courier New" w:cs="Courier New"/>
                                <w:sz w:val="18"/>
                                <w:szCs w:val="18"/>
                                <w:lang w:val="en-US"/>
                              </w:rPr>
                            </w:pPr>
                            <w:r w:rsidRPr="00EF329A">
                              <w:rPr>
                                <w:rFonts w:ascii="Courier New" w:hAnsi="Courier New" w:cs="Courier New"/>
                                <w:sz w:val="18"/>
                                <w:szCs w:val="18"/>
                                <w:lang w:val="en-US"/>
                              </w:rPr>
                              <w:t>    "path": "</w:t>
                            </w:r>
                            <w:r>
                              <w:rPr>
                                <w:rFonts w:ascii="Courier New" w:hAnsi="Courier New" w:cs="Courier New"/>
                                <w:sz w:val="18"/>
                                <w:szCs w:val="18"/>
                                <w:lang w:val="en-US"/>
                              </w:rPr>
                              <w:t>directorio_destino</w:t>
                            </w:r>
                            <w:r w:rsidRPr="00EF329A">
                              <w:rPr>
                                <w:rFonts w:ascii="Courier New" w:hAnsi="Courier New" w:cs="Courier New"/>
                                <w:sz w:val="18"/>
                                <w:szCs w:val="18"/>
                                <w:lang w:val="en-US"/>
                              </w:rPr>
                              <w:t>",</w:t>
                            </w:r>
                          </w:p>
                          <w:p w14:paraId="007A2420" w14:textId="77777777" w:rsidR="00EF329A" w:rsidRPr="00EF329A" w:rsidRDefault="00EF329A" w:rsidP="00826F99">
                            <w:pPr>
                              <w:spacing w:line="240" w:lineRule="auto"/>
                              <w:contextualSpacing/>
                              <w:rPr>
                                <w:rFonts w:ascii="Courier New" w:hAnsi="Courier New" w:cs="Courier New"/>
                                <w:sz w:val="18"/>
                                <w:szCs w:val="18"/>
                                <w:lang w:val="en-US"/>
                              </w:rPr>
                            </w:pPr>
                            <w:r w:rsidRPr="00EF329A">
                              <w:rPr>
                                <w:rFonts w:ascii="Courier New" w:hAnsi="Courier New" w:cs="Courier New"/>
                                <w:sz w:val="18"/>
                                <w:szCs w:val="18"/>
                                <w:lang w:val="en-US"/>
                              </w:rPr>
                              <w:t>    "description": "",</w:t>
                            </w:r>
                          </w:p>
                          <w:p w14:paraId="68C89280" w14:textId="77777777" w:rsidR="00EF329A" w:rsidRPr="00EF329A" w:rsidRDefault="00EF329A" w:rsidP="00826F99">
                            <w:pPr>
                              <w:spacing w:line="240" w:lineRule="auto"/>
                              <w:contextualSpacing/>
                              <w:rPr>
                                <w:rFonts w:ascii="Courier New" w:hAnsi="Courier New" w:cs="Courier New"/>
                                <w:sz w:val="18"/>
                                <w:szCs w:val="18"/>
                                <w:lang w:val="en-US"/>
                              </w:rPr>
                            </w:pPr>
                            <w:r w:rsidRPr="00EF329A">
                              <w:rPr>
                                <w:rFonts w:ascii="Courier New" w:hAnsi="Courier New" w:cs="Courier New"/>
                                <w:sz w:val="18"/>
                                <w:szCs w:val="18"/>
                                <w:lang w:val="en-US"/>
                              </w:rPr>
                              <w:t>    "creationDate": "",</w:t>
                            </w:r>
                          </w:p>
                          <w:p w14:paraId="71A91F26" w14:textId="77777777" w:rsidR="00EF329A" w:rsidRPr="00EF329A" w:rsidRDefault="00EF329A" w:rsidP="00826F99">
                            <w:pPr>
                              <w:spacing w:line="240" w:lineRule="auto"/>
                              <w:contextualSpacing/>
                              <w:rPr>
                                <w:rFonts w:ascii="Courier New" w:hAnsi="Courier New" w:cs="Courier New"/>
                                <w:sz w:val="18"/>
                                <w:szCs w:val="18"/>
                                <w:lang w:val="en-US"/>
                              </w:rPr>
                            </w:pPr>
                            <w:r w:rsidRPr="00EF329A">
                              <w:rPr>
                                <w:rFonts w:ascii="Courier New" w:hAnsi="Courier New" w:cs="Courier New"/>
                                <w:sz w:val="18"/>
                                <w:szCs w:val="18"/>
                                <w:lang w:val="en-US"/>
                              </w:rPr>
                              <w:t>    "modificationDate": "",</w:t>
                            </w:r>
                          </w:p>
                          <w:p w14:paraId="001CFAA1" w14:textId="77777777" w:rsidR="00EF329A" w:rsidRPr="00CB0CC6" w:rsidRDefault="00EF329A" w:rsidP="00826F99">
                            <w:pPr>
                              <w:spacing w:line="240" w:lineRule="auto"/>
                              <w:contextualSpacing/>
                              <w:rPr>
                                <w:rFonts w:ascii="Courier New" w:hAnsi="Courier New" w:cs="Courier New"/>
                                <w:sz w:val="18"/>
                                <w:szCs w:val="18"/>
                                <w:lang w:val="en-US"/>
                              </w:rPr>
                            </w:pPr>
                            <w:r w:rsidRPr="00EF329A">
                              <w:rPr>
                                <w:rFonts w:ascii="Courier New" w:hAnsi="Courier New" w:cs="Courier New"/>
                                <w:sz w:val="18"/>
                                <w:szCs w:val="18"/>
                                <w:lang w:val="en-US"/>
                              </w:rPr>
                              <w:t xml:space="preserve">    </w:t>
                            </w:r>
                            <w:r w:rsidRPr="00CB0CC6">
                              <w:rPr>
                                <w:rFonts w:ascii="Courier New" w:hAnsi="Courier New" w:cs="Courier New"/>
                                <w:sz w:val="18"/>
                                <w:szCs w:val="18"/>
                                <w:lang w:val="en-US"/>
                              </w:rPr>
                              <w:t>"virtualFileName": "",</w:t>
                            </w:r>
                          </w:p>
                          <w:p w14:paraId="72C7B5D9" w14:textId="77777777" w:rsidR="00EF329A" w:rsidRPr="00CB0CC6" w:rsidRDefault="00EF329A" w:rsidP="00826F99">
                            <w:pPr>
                              <w:spacing w:line="240" w:lineRule="auto"/>
                              <w:contextualSpacing/>
                              <w:rPr>
                                <w:rFonts w:ascii="Courier New" w:hAnsi="Courier New" w:cs="Courier New"/>
                                <w:sz w:val="18"/>
                                <w:szCs w:val="18"/>
                                <w:lang w:val="en-US"/>
                              </w:rPr>
                            </w:pPr>
                            <w:r w:rsidRPr="00CB0CC6">
                              <w:rPr>
                                <w:rFonts w:ascii="Courier New" w:hAnsi="Courier New" w:cs="Courier New"/>
                                <w:sz w:val="18"/>
                                <w:szCs w:val="18"/>
                                <w:lang w:val="en-US"/>
                              </w:rPr>
                              <w:t>    "relatedFiles": [],</w:t>
                            </w:r>
                          </w:p>
                          <w:p w14:paraId="72982AFC" w14:textId="77777777" w:rsidR="00EF329A" w:rsidRPr="00EF329A" w:rsidRDefault="00EF329A" w:rsidP="00826F99">
                            <w:pPr>
                              <w:spacing w:line="240" w:lineRule="auto"/>
                              <w:contextualSpacing/>
                              <w:rPr>
                                <w:rFonts w:ascii="Courier New" w:hAnsi="Courier New" w:cs="Courier New"/>
                                <w:sz w:val="18"/>
                                <w:szCs w:val="18"/>
                                <w:lang w:val="es-ES"/>
                              </w:rPr>
                            </w:pPr>
                            <w:r w:rsidRPr="00CB0CC6">
                              <w:rPr>
                                <w:rFonts w:ascii="Courier New" w:hAnsi="Courier New" w:cs="Courier New"/>
                                <w:sz w:val="18"/>
                                <w:szCs w:val="18"/>
                                <w:lang w:val="en-US"/>
                              </w:rPr>
                              <w:t xml:space="preserve">    </w:t>
                            </w:r>
                            <w:r w:rsidRPr="00EF329A">
                              <w:rPr>
                                <w:rFonts w:ascii="Courier New" w:hAnsi="Courier New" w:cs="Courier New"/>
                                <w:sz w:val="18"/>
                                <w:szCs w:val="18"/>
                                <w:lang w:val="es-ES"/>
                              </w:rPr>
                              <w:t xml:space="preserve">"status": </w:t>
                            </w:r>
                            <w:r w:rsidRPr="00EF329A">
                              <w:rPr>
                                <w:rFonts w:ascii="Courier New" w:hAnsi="Courier New" w:cs="Courier New"/>
                                <w:b/>
                                <w:bCs/>
                                <w:sz w:val="18"/>
                                <w:szCs w:val="18"/>
                                <w:lang w:val="es-ES"/>
                              </w:rPr>
                              <w:t>null</w:t>
                            </w:r>
                          </w:p>
                          <w:p w14:paraId="52B5F603" w14:textId="77777777" w:rsidR="00EF329A" w:rsidRPr="00EF329A" w:rsidRDefault="00EF329A" w:rsidP="00826F99">
                            <w:pPr>
                              <w:spacing w:line="240" w:lineRule="auto"/>
                              <w:contextualSpacing/>
                              <w:rPr>
                                <w:rFonts w:ascii="Courier New" w:hAnsi="Courier New" w:cs="Courier New"/>
                                <w:sz w:val="18"/>
                                <w:szCs w:val="18"/>
                                <w:lang w:val="es-ES"/>
                              </w:rPr>
                            </w:pPr>
                            <w:r w:rsidRPr="00EF329A">
                              <w:rPr>
                                <w:rFonts w:ascii="Courier New" w:hAnsi="Courier New" w:cs="Courier New"/>
                                <w:sz w:val="18"/>
                                <w:szCs w:val="18"/>
                                <w:lang w:val="es-ES"/>
                              </w:rPr>
                              <w:t>}</w:t>
                            </w:r>
                          </w:p>
                          <w:p w14:paraId="44FC1C61" w14:textId="77777777" w:rsidR="00EF329A" w:rsidRPr="00EF329A" w:rsidRDefault="00EF329A" w:rsidP="00826F99">
                            <w:pPr>
                              <w:spacing w:line="240" w:lineRule="auto"/>
                              <w:contextualSpacing/>
                              <w:rPr>
                                <w:rFonts w:ascii="Courier New" w:hAnsi="Courier New" w:cs="Courier New"/>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shape id="Text Box 1" style="position:absolute;left:0;text-align:left;margin-left:-2.6pt;margin-top:2.45pt;width:440.1pt;height:116.4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" w14:anchorId="7EC0BC6E">
                <v:textbox>
                  <w:txbxContent>
                    <w:p w:rsidRPr="00EF329A" w:rsidR="00EF329A" w:rsidP="00826F99" w:rsidRDefault="00EF329A" w14:paraId="22D025B1" w14:textId="77777777">
                      <w:pPr>
                        <w:spacing w:line="240" w:lineRule="auto"/>
                        <w:contextualSpacing/>
                        <w:rPr>
                          <w:rFonts w:ascii="Courier New" w:hAnsi="Courier New" w:cs="Courier New"/>
                          <w:sz w:val="18"/>
                          <w:szCs w:val="18"/>
                          <w:lang w:val="en-US"/>
                        </w:rPr>
                      </w:pPr>
                      <w:r w:rsidRPr="00EF329A">
                        <w:rPr>
                          <w:rFonts w:ascii="Courier New" w:hAnsi="Courier New" w:cs="Courier New"/>
                          <w:sz w:val="18"/>
                          <w:szCs w:val="18"/>
                          <w:lang w:val="en-US"/>
                        </w:rPr>
                        <w:t>{</w:t>
                      </w:r>
                    </w:p>
                    <w:p w:rsidRPr="00EF329A" w:rsidR="00EF329A" w:rsidP="00826F99" w:rsidRDefault="00EF329A" w14:paraId="2642CBAC" w14:textId="0C8116F9">
                      <w:pPr>
                        <w:spacing w:line="240" w:lineRule="auto"/>
                        <w:contextualSpacing/>
                        <w:rPr>
                          <w:rFonts w:ascii="Courier New" w:hAnsi="Courier New" w:cs="Courier New"/>
                          <w:sz w:val="18"/>
                          <w:szCs w:val="18"/>
                          <w:lang w:val="en-US"/>
                        </w:rPr>
                      </w:pPr>
                      <w:r w:rsidRPr="00EF329A">
                        <w:rPr>
                          <w:rFonts w:ascii="Courier New" w:hAnsi="Courier New" w:cs="Courier New"/>
                          <w:sz w:val="18"/>
                          <w:szCs w:val="18"/>
                          <w:lang w:val="en-US"/>
                        </w:rPr>
                        <w:t>    "uri": "s3://</w:t>
                      </w:r>
                      <w:r>
                        <w:rPr>
                          <w:rFonts w:ascii="Courier New" w:hAnsi="Courier New" w:cs="Courier New"/>
                          <w:sz w:val="18"/>
                          <w:szCs w:val="18"/>
                          <w:lang w:val="en-US"/>
                        </w:rPr>
                        <w:t>nombre_bucket</w:t>
                      </w:r>
                      <w:r w:rsidRPr="00EF329A">
                        <w:rPr>
                          <w:rFonts w:ascii="Courier New" w:hAnsi="Courier New" w:cs="Courier New"/>
                          <w:sz w:val="18"/>
                          <w:szCs w:val="18"/>
                          <w:lang w:val="en-US"/>
                        </w:rPr>
                        <w:t>/</w:t>
                      </w:r>
                      <w:r>
                        <w:rPr>
                          <w:rFonts w:ascii="Courier New" w:hAnsi="Courier New" w:cs="Courier New"/>
                          <w:sz w:val="18"/>
                          <w:szCs w:val="18"/>
                          <w:lang w:val="en-US"/>
                        </w:rPr>
                        <w:t>path/fichero.bam</w:t>
                      </w:r>
                      <w:r w:rsidRPr="00EF329A">
                        <w:rPr>
                          <w:rFonts w:ascii="Courier New" w:hAnsi="Courier New" w:cs="Courier New"/>
                          <w:sz w:val="18"/>
                          <w:szCs w:val="18"/>
                          <w:lang w:val="en-US"/>
                        </w:rPr>
                        <w:t xml:space="preserve"> ",</w:t>
                      </w:r>
                    </w:p>
                    <w:p w:rsidRPr="00EF329A" w:rsidR="00EF329A" w:rsidP="00826F99" w:rsidRDefault="00EF329A" w14:paraId="6B8C4D30" w14:textId="71A29CF7">
                      <w:pPr>
                        <w:spacing w:line="240" w:lineRule="auto"/>
                        <w:contextualSpacing/>
                        <w:rPr>
                          <w:rFonts w:ascii="Courier New" w:hAnsi="Courier New" w:cs="Courier New"/>
                          <w:sz w:val="18"/>
                          <w:szCs w:val="18"/>
                          <w:lang w:val="en-US"/>
                        </w:rPr>
                      </w:pPr>
                      <w:r w:rsidRPr="00EF329A">
                        <w:rPr>
                          <w:rFonts w:ascii="Courier New" w:hAnsi="Courier New" w:cs="Courier New"/>
                          <w:sz w:val="18"/>
                          <w:szCs w:val="18"/>
                          <w:lang w:val="en-US"/>
                        </w:rPr>
                        <w:t>    "path": "</w:t>
                      </w:r>
                      <w:r>
                        <w:rPr>
                          <w:rFonts w:ascii="Courier New" w:hAnsi="Courier New" w:cs="Courier New"/>
                          <w:sz w:val="18"/>
                          <w:szCs w:val="18"/>
                          <w:lang w:val="en-US"/>
                        </w:rPr>
                        <w:t>directorio_destino</w:t>
                      </w:r>
                      <w:r w:rsidRPr="00EF329A">
                        <w:rPr>
                          <w:rFonts w:ascii="Courier New" w:hAnsi="Courier New" w:cs="Courier New"/>
                          <w:sz w:val="18"/>
                          <w:szCs w:val="18"/>
                          <w:lang w:val="en-US"/>
                        </w:rPr>
                        <w:t>",</w:t>
                      </w:r>
                    </w:p>
                    <w:p w:rsidRPr="00EF329A" w:rsidR="00EF329A" w:rsidP="00826F99" w:rsidRDefault="00EF329A" w14:paraId="007A2420" w14:textId="77777777">
                      <w:pPr>
                        <w:spacing w:line="240" w:lineRule="auto"/>
                        <w:contextualSpacing/>
                        <w:rPr>
                          <w:rFonts w:ascii="Courier New" w:hAnsi="Courier New" w:cs="Courier New"/>
                          <w:sz w:val="18"/>
                          <w:szCs w:val="18"/>
                          <w:lang w:val="en-US"/>
                        </w:rPr>
                      </w:pPr>
                      <w:r w:rsidRPr="00EF329A">
                        <w:rPr>
                          <w:rFonts w:ascii="Courier New" w:hAnsi="Courier New" w:cs="Courier New"/>
                          <w:sz w:val="18"/>
                          <w:szCs w:val="18"/>
                          <w:lang w:val="en-US"/>
                        </w:rPr>
                        <w:t>    "description": "",</w:t>
                      </w:r>
                    </w:p>
                    <w:p w:rsidRPr="00EF329A" w:rsidR="00EF329A" w:rsidP="00826F99" w:rsidRDefault="00EF329A" w14:paraId="68C89280" w14:textId="77777777">
                      <w:pPr>
                        <w:spacing w:line="240" w:lineRule="auto"/>
                        <w:contextualSpacing/>
                        <w:rPr>
                          <w:rFonts w:ascii="Courier New" w:hAnsi="Courier New" w:cs="Courier New"/>
                          <w:sz w:val="18"/>
                          <w:szCs w:val="18"/>
                          <w:lang w:val="en-US"/>
                        </w:rPr>
                      </w:pPr>
                      <w:r w:rsidRPr="00EF329A">
                        <w:rPr>
                          <w:rFonts w:ascii="Courier New" w:hAnsi="Courier New" w:cs="Courier New"/>
                          <w:sz w:val="18"/>
                          <w:szCs w:val="18"/>
                          <w:lang w:val="en-US"/>
                        </w:rPr>
                        <w:t>    "creationDate": "",</w:t>
                      </w:r>
                    </w:p>
                    <w:p w:rsidRPr="00EF329A" w:rsidR="00EF329A" w:rsidP="00826F99" w:rsidRDefault="00EF329A" w14:paraId="71A91F26" w14:textId="77777777">
                      <w:pPr>
                        <w:spacing w:line="240" w:lineRule="auto"/>
                        <w:contextualSpacing/>
                        <w:rPr>
                          <w:rFonts w:ascii="Courier New" w:hAnsi="Courier New" w:cs="Courier New"/>
                          <w:sz w:val="18"/>
                          <w:szCs w:val="18"/>
                          <w:lang w:val="en-US"/>
                        </w:rPr>
                      </w:pPr>
                      <w:r w:rsidRPr="00EF329A">
                        <w:rPr>
                          <w:rFonts w:ascii="Courier New" w:hAnsi="Courier New" w:cs="Courier New"/>
                          <w:sz w:val="18"/>
                          <w:szCs w:val="18"/>
                          <w:lang w:val="en-US"/>
                        </w:rPr>
                        <w:t>    "modificationDate": "",</w:t>
                      </w:r>
                    </w:p>
                    <w:p w:rsidRPr="00CB0CC6" w:rsidR="00EF329A" w:rsidP="00826F99" w:rsidRDefault="00EF329A" w14:paraId="001CFAA1" w14:textId="77777777">
                      <w:pPr>
                        <w:spacing w:line="240" w:lineRule="auto"/>
                        <w:contextualSpacing/>
                        <w:rPr>
                          <w:rFonts w:ascii="Courier New" w:hAnsi="Courier New" w:cs="Courier New"/>
                          <w:sz w:val="18"/>
                          <w:szCs w:val="18"/>
                          <w:lang w:val="en-US"/>
                        </w:rPr>
                      </w:pPr>
                      <w:r w:rsidRPr="00EF329A">
                        <w:rPr>
                          <w:rFonts w:ascii="Courier New" w:hAnsi="Courier New" w:cs="Courier New"/>
                          <w:sz w:val="18"/>
                          <w:szCs w:val="18"/>
                          <w:lang w:val="en-US"/>
                        </w:rPr>
                        <w:t xml:space="preserve">    </w:t>
                      </w:r>
                      <w:r w:rsidRPr="00CB0CC6">
                        <w:rPr>
                          <w:rFonts w:ascii="Courier New" w:hAnsi="Courier New" w:cs="Courier New"/>
                          <w:sz w:val="18"/>
                          <w:szCs w:val="18"/>
                          <w:lang w:val="en-US"/>
                        </w:rPr>
                        <w:t>"virtualFileName": "",</w:t>
                      </w:r>
                    </w:p>
                    <w:p w:rsidRPr="00CB0CC6" w:rsidR="00EF329A" w:rsidP="00826F99" w:rsidRDefault="00EF329A" w14:paraId="72C7B5D9" w14:textId="77777777">
                      <w:pPr>
                        <w:spacing w:line="240" w:lineRule="auto"/>
                        <w:contextualSpacing/>
                        <w:rPr>
                          <w:rFonts w:ascii="Courier New" w:hAnsi="Courier New" w:cs="Courier New"/>
                          <w:sz w:val="18"/>
                          <w:szCs w:val="18"/>
                          <w:lang w:val="en-US"/>
                        </w:rPr>
                      </w:pPr>
                      <w:r w:rsidRPr="00CB0CC6">
                        <w:rPr>
                          <w:rFonts w:ascii="Courier New" w:hAnsi="Courier New" w:cs="Courier New"/>
                          <w:sz w:val="18"/>
                          <w:szCs w:val="18"/>
                          <w:lang w:val="en-US"/>
                        </w:rPr>
                        <w:t>    "relatedFiles": [],</w:t>
                      </w:r>
                    </w:p>
                    <w:p w:rsidRPr="00EF329A" w:rsidR="00EF329A" w:rsidP="00826F99" w:rsidRDefault="00EF329A" w14:paraId="72982AFC" w14:textId="77777777">
                      <w:pPr>
                        <w:spacing w:line="240" w:lineRule="auto"/>
                        <w:contextualSpacing/>
                        <w:rPr>
                          <w:rFonts w:ascii="Courier New" w:hAnsi="Courier New" w:cs="Courier New"/>
                          <w:sz w:val="18"/>
                          <w:szCs w:val="18"/>
                          <w:lang w:val="es-ES"/>
                        </w:rPr>
                      </w:pPr>
                      <w:r w:rsidRPr="00CB0CC6">
                        <w:rPr>
                          <w:rFonts w:ascii="Courier New" w:hAnsi="Courier New" w:cs="Courier New"/>
                          <w:sz w:val="18"/>
                          <w:szCs w:val="18"/>
                          <w:lang w:val="en-US"/>
                        </w:rPr>
                        <w:t xml:space="preserve">    </w:t>
                      </w:r>
                      <w:r w:rsidRPr="00EF329A">
                        <w:rPr>
                          <w:rFonts w:ascii="Courier New" w:hAnsi="Courier New" w:cs="Courier New"/>
                          <w:sz w:val="18"/>
                          <w:szCs w:val="18"/>
                          <w:lang w:val="es-ES"/>
                        </w:rPr>
                        <w:t xml:space="preserve">"status": </w:t>
                      </w:r>
                      <w:r w:rsidRPr="00EF329A">
                        <w:rPr>
                          <w:rFonts w:ascii="Courier New" w:hAnsi="Courier New" w:cs="Courier New"/>
                          <w:b/>
                          <w:bCs/>
                          <w:sz w:val="18"/>
                          <w:szCs w:val="18"/>
                          <w:lang w:val="es-ES"/>
                        </w:rPr>
                        <w:t>null</w:t>
                      </w:r>
                    </w:p>
                    <w:p w:rsidRPr="00EF329A" w:rsidR="00EF329A" w:rsidP="00826F99" w:rsidRDefault="00EF329A" w14:paraId="52B5F603" w14:textId="77777777">
                      <w:pPr>
                        <w:spacing w:line="240" w:lineRule="auto"/>
                        <w:contextualSpacing/>
                        <w:rPr>
                          <w:rFonts w:ascii="Courier New" w:hAnsi="Courier New" w:cs="Courier New"/>
                          <w:sz w:val="18"/>
                          <w:szCs w:val="18"/>
                          <w:lang w:val="es-ES"/>
                        </w:rPr>
                      </w:pPr>
                      <w:r w:rsidRPr="00EF329A">
                        <w:rPr>
                          <w:rFonts w:ascii="Courier New" w:hAnsi="Courier New" w:cs="Courier New"/>
                          <w:sz w:val="18"/>
                          <w:szCs w:val="18"/>
                          <w:lang w:val="es-ES"/>
                        </w:rPr>
                        <w:t>}</w:t>
                      </w:r>
                    </w:p>
                    <w:p w:rsidRPr="00EF329A" w:rsidR="00EF329A" w:rsidP="00826F99" w:rsidRDefault="00EF329A" w14:paraId="44FC1C61" w14:textId="77777777">
                      <w:pPr>
                        <w:spacing w:line="240" w:lineRule="auto"/>
                        <w:contextualSpacing/>
                        <w:rPr>
                          <w:rFonts w:ascii="Courier New" w:hAnsi="Courier New" w:cs="Courier New"/>
                          <w:sz w:val="18"/>
                          <w:szCs w:val="18"/>
                        </w:rPr>
                      </w:pPr>
                    </w:p>
                  </w:txbxContent>
                </v:textbox>
              </v:shape>
            </w:pict>
          </mc:Fallback>
        </mc:AlternateContent>
      </w:r>
    </w:p>
    <w:p w14:paraId="6C65322F" w14:textId="77777777" w:rsidR="00EF329A" w:rsidRDefault="00EF329A">
      <w:pPr>
        <w:spacing w:after="0" w:line="240" w:lineRule="auto"/>
        <w:rPr>
          <w:rFonts w:cs="Arial"/>
          <w:kern w:val="30"/>
          <w:sz w:val="30"/>
        </w:rPr>
      </w:pPr>
      <w:bookmarkStart w:id="16" w:name="1715711d71d23558"/>
      <w:r>
        <w:br w:type="page"/>
      </w:r>
    </w:p>
    <w:p w14:paraId="7A9DB710" w14:textId="46C11F0C" w:rsidR="34D9565B" w:rsidRDefault="34D9565B" w:rsidP="34D9565B">
      <w:pPr>
        <w:pStyle w:val="Heading2"/>
        <w:numPr>
          <w:ilvl w:val="0"/>
          <w:numId w:val="0"/>
        </w:numPr>
      </w:pPr>
    </w:p>
    <w:p w14:paraId="1FB3183A" w14:textId="37468FDA" w:rsidR="267B29D9" w:rsidRDefault="267B29D9" w:rsidP="34D9565B">
      <w:pPr>
        <w:pStyle w:val="Heading3"/>
        <w:rPr>
          <w:lang w:val="es-ES"/>
        </w:rPr>
      </w:pPr>
      <w:r w:rsidRPr="34D9565B">
        <w:rPr>
          <w:lang w:val="es-ES"/>
        </w:rPr>
        <w:t>UC02.</w:t>
      </w:r>
      <w:r w:rsidR="5E62EB8A" w:rsidRPr="34D9565B">
        <w:rPr>
          <w:lang w:val="es-ES"/>
        </w:rPr>
        <w:t>03</w:t>
      </w:r>
      <w:r w:rsidRPr="34D9565B">
        <w:rPr>
          <w:lang w:val="es-ES"/>
        </w:rPr>
        <w:t>. Asociación de ficheros a peticiones</w:t>
      </w:r>
    </w:p>
    <w:tbl>
      <w:tblPr>
        <w:tblStyle w:val="TSTable"/>
        <w:tblW w:w="0" w:type="auto"/>
        <w:tblLook w:val="04A0" w:firstRow="1" w:lastRow="0" w:firstColumn="1" w:lastColumn="0" w:noHBand="0" w:noVBand="1"/>
      </w:tblPr>
      <w:tblGrid>
        <w:gridCol w:w="2741"/>
        <w:gridCol w:w="6040"/>
      </w:tblGrid>
      <w:tr w:rsidR="34D9565B" w14:paraId="069287A1" w14:textId="77777777" w:rsidTr="34D9565B">
        <w:trPr>
          <w:cnfStyle w:val="100000000000" w:firstRow="1" w:lastRow="0" w:firstColumn="0" w:lastColumn="0" w:oddVBand="0" w:evenVBand="0" w:oddHBand="0" w:evenHBand="0" w:firstRowFirstColumn="0" w:firstRowLastColumn="0" w:lastRowFirstColumn="0" w:lastRowLastColumn="0"/>
          <w:trHeight w:val="300"/>
        </w:trPr>
        <w:tc>
          <w:tcPr>
            <w:tcW w:w="2741" w:type="dxa"/>
          </w:tcPr>
          <w:p w14:paraId="29C13268" w14:textId="77777777" w:rsidR="34D9565B" w:rsidRDefault="34D9565B" w:rsidP="34D9565B">
            <w:pPr>
              <w:pStyle w:val="TableHeading"/>
              <w:rPr>
                <w:b/>
              </w:rPr>
            </w:pPr>
            <w:r w:rsidRPr="34D9565B">
              <w:rPr>
                <w:b/>
              </w:rPr>
              <w:t xml:space="preserve">Atributo </w:t>
            </w:r>
          </w:p>
        </w:tc>
        <w:tc>
          <w:tcPr>
            <w:tcW w:w="6040" w:type="dxa"/>
          </w:tcPr>
          <w:p w14:paraId="4C4E0036" w14:textId="438499DE" w:rsidR="34D9565B" w:rsidRDefault="34D9565B" w:rsidP="34D9565B">
            <w:pPr>
              <w:pStyle w:val="TableHeading"/>
              <w:rPr>
                <w:b/>
              </w:rPr>
            </w:pPr>
            <w:r w:rsidRPr="34D9565B">
              <w:rPr>
                <w:b/>
              </w:rPr>
              <w:t xml:space="preserve">Descripción </w:t>
            </w:r>
          </w:p>
        </w:tc>
      </w:tr>
      <w:tr w:rsidR="34D9565B" w14:paraId="575B73F0" w14:textId="77777777" w:rsidTr="34D9565B">
        <w:trPr>
          <w:trHeight w:val="300"/>
        </w:trPr>
        <w:tc>
          <w:tcPr>
            <w:tcW w:w="2741" w:type="dxa"/>
          </w:tcPr>
          <w:p w14:paraId="2DAF8670" w14:textId="77777777" w:rsidR="34D9565B" w:rsidRDefault="34D9565B" w:rsidP="34D9565B">
            <w:pPr>
              <w:pStyle w:val="TableText"/>
            </w:pPr>
            <w:r>
              <w:t xml:space="preserve"> ID </w:t>
            </w:r>
          </w:p>
        </w:tc>
        <w:tc>
          <w:tcPr>
            <w:tcW w:w="6040" w:type="dxa"/>
          </w:tcPr>
          <w:p w14:paraId="59783E6A" w14:textId="4B958FAC" w:rsidR="34D9565B" w:rsidRDefault="34D9565B" w:rsidP="34D9565B">
            <w:pPr>
              <w:pStyle w:val="TableText"/>
            </w:pPr>
            <w:r>
              <w:t>UC02.03</w:t>
            </w:r>
          </w:p>
        </w:tc>
      </w:tr>
      <w:tr w:rsidR="34D9565B" w14:paraId="34442291" w14:textId="77777777" w:rsidTr="34D9565B">
        <w:trPr>
          <w:trHeight w:val="300"/>
        </w:trPr>
        <w:tc>
          <w:tcPr>
            <w:tcW w:w="2741" w:type="dxa"/>
          </w:tcPr>
          <w:p w14:paraId="4970CB87" w14:textId="77777777" w:rsidR="34D9565B" w:rsidRDefault="34D9565B" w:rsidP="34D9565B">
            <w:pPr>
              <w:pStyle w:val="TableText"/>
            </w:pPr>
            <w:r>
              <w:t xml:space="preserve"> Nombre </w:t>
            </w:r>
          </w:p>
        </w:tc>
        <w:tc>
          <w:tcPr>
            <w:tcW w:w="6040" w:type="dxa"/>
          </w:tcPr>
          <w:p w14:paraId="52A3F7CA" w14:textId="7CA19834" w:rsidR="34D9565B" w:rsidRDefault="34D9565B" w:rsidP="34D9565B">
            <w:pPr>
              <w:pStyle w:val="TableText"/>
              <w:rPr>
                <w:lang w:val="es-ES"/>
              </w:rPr>
            </w:pPr>
            <w:r w:rsidRPr="34D9565B">
              <w:rPr>
                <w:lang w:val="es-ES"/>
              </w:rPr>
              <w:t>Asociación de ficheros a peticiones</w:t>
            </w:r>
          </w:p>
        </w:tc>
      </w:tr>
      <w:tr w:rsidR="34D9565B" w14:paraId="0BE1BEF1" w14:textId="77777777" w:rsidTr="34D9565B">
        <w:trPr>
          <w:trHeight w:val="300"/>
        </w:trPr>
        <w:tc>
          <w:tcPr>
            <w:tcW w:w="2741" w:type="dxa"/>
          </w:tcPr>
          <w:p w14:paraId="1BD5267D" w14:textId="77777777" w:rsidR="34D9565B" w:rsidRDefault="34D9565B" w:rsidP="34D9565B">
            <w:pPr>
              <w:pStyle w:val="TableText"/>
            </w:pPr>
            <w:r w:rsidRPr="34D9565B">
              <w:rPr>
                <w:lang w:val="es-ES"/>
              </w:rPr>
              <w:t xml:space="preserve"> </w:t>
            </w:r>
            <w:r>
              <w:t xml:space="preserve">Objetivos </w:t>
            </w:r>
          </w:p>
        </w:tc>
        <w:tc>
          <w:tcPr>
            <w:tcW w:w="6040" w:type="dxa"/>
          </w:tcPr>
          <w:p w14:paraId="62010357" w14:textId="250C8FF0" w:rsidR="79A34E74" w:rsidRDefault="79A34E74" w:rsidP="34D9565B">
            <w:pPr>
              <w:pStyle w:val="TableText"/>
            </w:pPr>
            <w:r w:rsidRPr="34D9565B">
              <w:rPr>
                <w:lang w:val="es-ES"/>
              </w:rPr>
              <w:t>Acción del usuario en TPI Request para vincular/asociar ficheros a una petición.</w:t>
            </w:r>
          </w:p>
        </w:tc>
      </w:tr>
      <w:tr w:rsidR="34D9565B" w14:paraId="4E1E8458" w14:textId="77777777" w:rsidTr="34D9565B">
        <w:trPr>
          <w:trHeight w:val="300"/>
        </w:trPr>
        <w:tc>
          <w:tcPr>
            <w:tcW w:w="2741" w:type="dxa"/>
          </w:tcPr>
          <w:p w14:paraId="0065C70F" w14:textId="3C4FCB46" w:rsidR="34D9565B" w:rsidRDefault="34D9565B" w:rsidP="34D9565B">
            <w:pPr>
              <w:pStyle w:val="TableText"/>
            </w:pPr>
            <w:r>
              <w:t>Caso de uso cubierto</w:t>
            </w:r>
          </w:p>
        </w:tc>
        <w:tc>
          <w:tcPr>
            <w:tcW w:w="6040" w:type="dxa"/>
          </w:tcPr>
          <w:p w14:paraId="584C39FB" w14:textId="3F81C530" w:rsidR="34D9565B" w:rsidRDefault="34D9565B" w:rsidP="34D9565B">
            <w:pPr>
              <w:pStyle w:val="TableText"/>
            </w:pPr>
            <w:r>
              <w:t>UC02.03</w:t>
            </w:r>
          </w:p>
        </w:tc>
      </w:tr>
      <w:tr w:rsidR="34D9565B" w14:paraId="22A55A46" w14:textId="77777777" w:rsidTr="34D9565B">
        <w:trPr>
          <w:trHeight w:val="300"/>
        </w:trPr>
        <w:tc>
          <w:tcPr>
            <w:tcW w:w="2741" w:type="dxa"/>
          </w:tcPr>
          <w:p w14:paraId="5423F6B0" w14:textId="5919C871" w:rsidR="34D9565B" w:rsidRDefault="34D9565B" w:rsidP="34D9565B">
            <w:pPr>
              <w:pStyle w:val="TableText"/>
            </w:pPr>
            <w:r>
              <w:t>Prioridad</w:t>
            </w:r>
          </w:p>
        </w:tc>
        <w:tc>
          <w:tcPr>
            <w:tcW w:w="6040" w:type="dxa"/>
          </w:tcPr>
          <w:p w14:paraId="45060489" w14:textId="77777777" w:rsidR="34D9565B" w:rsidRDefault="34D9565B" w:rsidP="34D9565B">
            <w:pPr>
              <w:pStyle w:val="TableText"/>
            </w:pPr>
            <w:r>
              <w:t>Media</w:t>
            </w:r>
          </w:p>
        </w:tc>
      </w:tr>
      <w:tr w:rsidR="34D9565B" w14:paraId="2767B45A" w14:textId="77777777" w:rsidTr="34D9565B">
        <w:trPr>
          <w:trHeight w:val="300"/>
        </w:trPr>
        <w:tc>
          <w:tcPr>
            <w:tcW w:w="2741" w:type="dxa"/>
          </w:tcPr>
          <w:p w14:paraId="06215B46" w14:textId="1C196D7F" w:rsidR="34D9565B" w:rsidRDefault="34D9565B" w:rsidP="34D9565B">
            <w:pPr>
              <w:pStyle w:val="TableText"/>
            </w:pPr>
            <w:r>
              <w:t>Precondiciones</w:t>
            </w:r>
          </w:p>
        </w:tc>
        <w:tc>
          <w:tcPr>
            <w:tcW w:w="6040" w:type="dxa"/>
          </w:tcPr>
          <w:p w14:paraId="643E6897" w14:textId="77777777" w:rsidR="34D9565B" w:rsidRDefault="34D9565B" w:rsidP="34D9565B">
            <w:pPr>
              <w:pStyle w:val="TableText"/>
              <w:numPr>
                <w:ilvl w:val="0"/>
                <w:numId w:val="9"/>
              </w:numPr>
              <w:rPr>
                <w:lang w:val="es-ES"/>
              </w:rPr>
            </w:pPr>
            <w:r w:rsidRPr="34D9565B">
              <w:rPr>
                <w:lang w:val="es-ES"/>
              </w:rPr>
              <w:t>El fichero a vincular existe en el bucket S3 al que puede acceder tomic-engine.</w:t>
            </w:r>
          </w:p>
          <w:p w14:paraId="69E218A5" w14:textId="0AFFCD9D" w:rsidR="34D9565B" w:rsidRDefault="34D9565B" w:rsidP="34D9565B">
            <w:pPr>
              <w:pStyle w:val="TableText"/>
              <w:numPr>
                <w:ilvl w:val="0"/>
                <w:numId w:val="9"/>
              </w:numPr>
              <w:rPr>
                <w:lang w:val="es-ES"/>
              </w:rPr>
            </w:pPr>
            <w:r w:rsidRPr="34D9565B">
              <w:rPr>
                <w:lang w:val="es-ES"/>
              </w:rPr>
              <w:t>El estudio al que vincular el fichero existe.</w:t>
            </w:r>
          </w:p>
          <w:p w14:paraId="63E79157" w14:textId="66B48ED1" w:rsidR="07AABA06" w:rsidRDefault="07AABA06" w:rsidP="34D9565B">
            <w:pPr>
              <w:pStyle w:val="TableText"/>
              <w:numPr>
                <w:ilvl w:val="0"/>
                <w:numId w:val="9"/>
              </w:numPr>
            </w:pPr>
            <w:r w:rsidRPr="34D9565B">
              <w:t>Búsqueda de ficheros por tag sample_{sampleId} funciona correctamente</w:t>
            </w:r>
          </w:p>
          <w:p w14:paraId="187D1F94" w14:textId="2C97AD3A" w:rsidR="07AABA06" w:rsidRDefault="07AABA06" w:rsidP="34D9565B">
            <w:pPr>
              <w:pStyle w:val="ListParagraph"/>
              <w:numPr>
                <w:ilvl w:val="0"/>
                <w:numId w:val="9"/>
              </w:numPr>
            </w:pPr>
            <w:r>
              <w:t>Búsqueda de ficheros por tag run_{runId} funciona correctamente</w:t>
            </w:r>
          </w:p>
          <w:p w14:paraId="30230342" w14:textId="6280AE0F" w:rsidR="07AABA06" w:rsidRDefault="07AABA06" w:rsidP="34D9565B">
            <w:pPr>
              <w:pStyle w:val="ListParagraph"/>
              <w:numPr>
                <w:ilvl w:val="0"/>
                <w:numId w:val="9"/>
              </w:numPr>
            </w:pPr>
            <w:r>
              <w:t>Usuario puede seleccionar múltiples ficheros para asociar</w:t>
            </w:r>
          </w:p>
          <w:p w14:paraId="45BFDFD8" w14:textId="56596E48" w:rsidR="07AABA06" w:rsidRDefault="07AABA06" w:rsidP="34D9565B">
            <w:pPr>
              <w:pStyle w:val="ListParagraph"/>
              <w:numPr>
                <w:ilvl w:val="0"/>
                <w:numId w:val="9"/>
              </w:numPr>
            </w:pPr>
            <w:r>
              <w:t>Asociación persiste en TCatalog</w:t>
            </w:r>
          </w:p>
          <w:p w14:paraId="567823EE" w14:textId="42332FEC" w:rsidR="07AABA06" w:rsidRDefault="07AABA06" w:rsidP="34D9565B">
            <w:pPr>
              <w:pStyle w:val="ListParagraph"/>
              <w:numPr>
                <w:ilvl w:val="0"/>
                <w:numId w:val="9"/>
              </w:numPr>
            </w:pPr>
            <w:r>
              <w:t>Desencadena procesos posteriores automáticamente</w:t>
            </w:r>
          </w:p>
        </w:tc>
      </w:tr>
      <w:tr w:rsidR="34D9565B" w14:paraId="7443F62B" w14:textId="77777777" w:rsidTr="34D9565B">
        <w:trPr>
          <w:trHeight w:val="300"/>
        </w:trPr>
        <w:tc>
          <w:tcPr>
            <w:tcW w:w="2741" w:type="dxa"/>
          </w:tcPr>
          <w:p w14:paraId="7A8A9C89" w14:textId="2E130A18" w:rsidR="34D9565B" w:rsidRDefault="34D9565B" w:rsidP="34D9565B">
            <w:pPr>
              <w:pStyle w:val="TableText"/>
            </w:pPr>
            <w:r>
              <w:t>Postcondiciones</w:t>
            </w:r>
          </w:p>
        </w:tc>
        <w:tc>
          <w:tcPr>
            <w:tcW w:w="6040" w:type="dxa"/>
          </w:tcPr>
          <w:p w14:paraId="58BC9874" w14:textId="77777777" w:rsidR="34D9565B" w:rsidRDefault="34D9565B" w:rsidP="34D9565B">
            <w:pPr>
              <w:pStyle w:val="TableText"/>
              <w:numPr>
                <w:ilvl w:val="0"/>
                <w:numId w:val="10"/>
              </w:numPr>
              <w:rPr>
                <w:lang w:val="es-ES"/>
              </w:rPr>
            </w:pPr>
            <w:r w:rsidRPr="34D9565B">
              <w:rPr>
                <w:lang w:val="es-ES"/>
              </w:rPr>
              <w:t>Se persisten los metadatos del fichero en MongoBD.</w:t>
            </w:r>
          </w:p>
          <w:p w14:paraId="047C0B74" w14:textId="2793E1A5" w:rsidR="34D9565B" w:rsidRDefault="34D9565B" w:rsidP="34D9565B">
            <w:pPr>
              <w:pStyle w:val="TableText"/>
              <w:numPr>
                <w:ilvl w:val="0"/>
                <w:numId w:val="10"/>
              </w:numPr>
              <w:rPr>
                <w:lang w:val="es-ES"/>
              </w:rPr>
            </w:pPr>
            <w:r w:rsidRPr="34D9565B">
              <w:rPr>
                <w:lang w:val="es-ES"/>
              </w:rPr>
              <w:t>Se persiste la URL S3 en MongoDB.</w:t>
            </w:r>
          </w:p>
        </w:tc>
      </w:tr>
      <w:tr w:rsidR="34D9565B" w14:paraId="6CA39CC5" w14:textId="77777777" w:rsidTr="34D9565B">
        <w:trPr>
          <w:trHeight w:val="300"/>
        </w:trPr>
        <w:tc>
          <w:tcPr>
            <w:tcW w:w="2741" w:type="dxa"/>
          </w:tcPr>
          <w:p w14:paraId="3AAB3FA6" w14:textId="2C70CFC5" w:rsidR="34D9565B" w:rsidRDefault="34D9565B" w:rsidP="34D9565B">
            <w:pPr>
              <w:pStyle w:val="TableText"/>
            </w:pPr>
            <w:r>
              <w:t xml:space="preserve">Actores / interfaces involucrados </w:t>
            </w:r>
          </w:p>
        </w:tc>
        <w:tc>
          <w:tcPr>
            <w:tcW w:w="6040" w:type="dxa"/>
          </w:tcPr>
          <w:p w14:paraId="0262E357" w14:textId="0E89F6B7" w:rsidR="0844A819" w:rsidRDefault="0844A819" w:rsidP="34D9565B">
            <w:pPr>
              <w:pStyle w:val="ListParagraph"/>
              <w:numPr>
                <w:ilvl w:val="0"/>
                <w:numId w:val="9"/>
              </w:numPr>
              <w:spacing w:after="0"/>
              <w:rPr>
                <w:lang w:val="es-ES"/>
              </w:rPr>
            </w:pPr>
            <w:r w:rsidRPr="34D9565B">
              <w:rPr>
                <w:lang w:val="es-ES"/>
              </w:rPr>
              <w:t>Usuario del servicio de genética encargado de la creación manual de peticiones (TPI Request)</w:t>
            </w:r>
          </w:p>
          <w:p w14:paraId="63D5CF59" w14:textId="2F654539" w:rsidR="0844A819" w:rsidRDefault="0844A819" w:rsidP="34D9565B">
            <w:pPr>
              <w:pStyle w:val="ListParagraph"/>
              <w:numPr>
                <w:ilvl w:val="0"/>
                <w:numId w:val="9"/>
              </w:numPr>
              <w:spacing w:after="0"/>
              <w:rPr>
                <w:lang w:val="es-ES"/>
              </w:rPr>
            </w:pPr>
            <w:r w:rsidRPr="34D9565B">
              <w:rPr>
                <w:lang w:val="es-ES"/>
              </w:rPr>
              <w:t>TPI Request</w:t>
            </w:r>
          </w:p>
          <w:p w14:paraId="204E8267" w14:textId="3409B983" w:rsidR="0844A819" w:rsidRDefault="0844A819" w:rsidP="34D9565B">
            <w:pPr>
              <w:pStyle w:val="ListParagraph"/>
              <w:numPr>
                <w:ilvl w:val="0"/>
                <w:numId w:val="9"/>
              </w:numPr>
              <w:spacing w:after="0"/>
              <w:rPr>
                <w:lang w:val="es-ES"/>
              </w:rPr>
            </w:pPr>
            <w:r w:rsidRPr="34D9565B">
              <w:rPr>
                <w:lang w:val="es-ES"/>
              </w:rPr>
              <w:t>TCatalog</w:t>
            </w:r>
          </w:p>
        </w:tc>
      </w:tr>
    </w:tbl>
    <w:p w14:paraId="0B856376" w14:textId="04FAD0D9" w:rsidR="34D9565B" w:rsidRDefault="34D9565B" w:rsidP="34D9565B">
      <w:pPr>
        <w:pStyle w:val="BodyText"/>
      </w:pPr>
    </w:p>
    <w:p w14:paraId="19F3B9DA" w14:textId="44192B86" w:rsidR="2EC88677" w:rsidRDefault="2EC88677" w:rsidP="34D9565B">
      <w:pPr>
        <w:pStyle w:val="Heading4"/>
        <w:rPr>
          <w:lang w:val="es-ES"/>
        </w:rPr>
      </w:pPr>
      <w:r w:rsidRPr="34D9565B">
        <w:rPr>
          <w:lang w:val="es-ES"/>
        </w:rPr>
        <w:t>Backend</w:t>
      </w:r>
    </w:p>
    <w:p w14:paraId="5F22E36F" w14:textId="0F766A6B" w:rsidR="532CBC68" w:rsidRDefault="532CBC68" w:rsidP="34D9565B">
      <w:pPr>
        <w:pStyle w:val="Heading5"/>
        <w:rPr>
          <w:lang w:val="es-ES"/>
        </w:rPr>
      </w:pPr>
      <w:r w:rsidRPr="34D9565B">
        <w:rPr>
          <w:lang w:val="es-ES"/>
        </w:rPr>
        <w:t>Descripción de la implementación</w:t>
      </w:r>
    </w:p>
    <w:p w14:paraId="5B766243" w14:textId="353C06E7" w:rsidR="78C32E4D" w:rsidRDefault="78C32E4D" w:rsidP="34D9565B">
      <w:pPr>
        <w:spacing w:after="160" w:line="257" w:lineRule="auto"/>
        <w:rPr>
          <w:rFonts w:eastAsia="Arial" w:cs="Arial"/>
          <w:lang w:val="es-ES"/>
        </w:rPr>
      </w:pPr>
      <w:r w:rsidRPr="5F72BAEE">
        <w:rPr>
          <w:rFonts w:eastAsia="Arial" w:cs="Arial"/>
          <w:lang w:val="es-ES"/>
        </w:rPr>
        <w:t>Este caso de uso contempla varias etapas en el proceso. Se desencadena mediante una acción manual e</w:t>
      </w:r>
      <w:r w:rsidR="0785E84B" w:rsidRPr="5F72BAEE">
        <w:rPr>
          <w:rFonts w:eastAsia="Arial" w:cs="Arial"/>
          <w:lang w:val="es-ES"/>
        </w:rPr>
        <w:t>n el frontend de la interfaz de usuario.</w:t>
      </w:r>
    </w:p>
    <w:p w14:paraId="2EEA646A" w14:textId="7C004114" w:rsidR="0785E84B" w:rsidRDefault="0785E84B" w:rsidP="34D9565B">
      <w:pPr>
        <w:spacing w:after="160" w:line="257" w:lineRule="auto"/>
        <w:rPr>
          <w:rFonts w:eastAsia="Arial" w:cs="Arial"/>
        </w:rPr>
      </w:pPr>
      <w:r w:rsidRPr="34D9565B">
        <w:rPr>
          <w:rFonts w:eastAsia="Arial" w:cs="Arial"/>
          <w:lang w:val="es-ES"/>
        </w:rPr>
        <w:t>Para gest</w:t>
      </w:r>
      <w:r w:rsidR="7BBCFBC3" w:rsidRPr="34D9565B">
        <w:rPr>
          <w:rFonts w:eastAsia="Arial" w:cs="Arial"/>
          <w:lang w:val="es-ES"/>
        </w:rPr>
        <w:t>i</w:t>
      </w:r>
      <w:r w:rsidRPr="34D9565B">
        <w:rPr>
          <w:rFonts w:eastAsia="Arial" w:cs="Arial"/>
          <w:lang w:val="es-ES"/>
        </w:rPr>
        <w:t xml:space="preserve">onar las diferentes etapas que pueden darse en </w:t>
      </w:r>
      <w:r w:rsidR="532CBC68" w:rsidRPr="34D9565B">
        <w:rPr>
          <w:rFonts w:eastAsia="Arial" w:cs="Arial"/>
        </w:rPr>
        <w:t>la asociación de ficheros se hace uso de la máquina de estados interna dentro de tpi-request-backend.</w:t>
      </w:r>
      <w:r w:rsidR="692E0C7F" w:rsidRPr="34D9565B">
        <w:rPr>
          <w:rFonts w:eastAsia="Arial" w:cs="Arial"/>
        </w:rPr>
        <w:t xml:space="preserve"> </w:t>
      </w:r>
    </w:p>
    <w:p w14:paraId="6BBD512B" w14:textId="51A81E06" w:rsidR="692E0C7F" w:rsidRDefault="692E0C7F" w:rsidP="34D9565B">
      <w:pPr>
        <w:spacing w:after="160" w:line="257" w:lineRule="auto"/>
        <w:rPr>
          <w:rFonts w:eastAsia="Arial" w:cs="Arial"/>
        </w:rPr>
      </w:pPr>
      <w:r w:rsidRPr="34D9565B">
        <w:rPr>
          <w:rFonts w:eastAsia="Arial" w:cs="Arial"/>
        </w:rPr>
        <w:t>Las etapas que se tienen son las siguientes.</w:t>
      </w:r>
    </w:p>
    <w:p w14:paraId="67DD756D" w14:textId="5ACD7F66" w:rsidR="692E0C7F" w:rsidRDefault="692E0C7F" w:rsidP="34D9565B">
      <w:pPr>
        <w:pStyle w:val="ListParagraph"/>
        <w:numPr>
          <w:ilvl w:val="0"/>
          <w:numId w:val="2"/>
        </w:numPr>
        <w:spacing w:after="160" w:line="257" w:lineRule="auto"/>
        <w:rPr>
          <w:rFonts w:eastAsia="Arial" w:cs="Arial"/>
          <w:lang w:val="es-ES"/>
        </w:rPr>
      </w:pPr>
      <w:r w:rsidRPr="34D9565B">
        <w:rPr>
          <w:rFonts w:eastAsia="Arial" w:cs="Arial"/>
          <w:lang w:val="es-ES"/>
        </w:rPr>
        <w:t>Persistencia de la asociación de ficheros a la petición</w:t>
      </w:r>
    </w:p>
    <w:p w14:paraId="4EAABD68" w14:textId="35425760" w:rsidR="692E0C7F" w:rsidRDefault="692E0C7F" w:rsidP="34D9565B">
      <w:pPr>
        <w:pStyle w:val="ListParagraph"/>
        <w:numPr>
          <w:ilvl w:val="0"/>
          <w:numId w:val="2"/>
        </w:numPr>
        <w:spacing w:after="160" w:line="257" w:lineRule="auto"/>
        <w:rPr>
          <w:rFonts w:eastAsia="Arial" w:cs="Arial"/>
          <w:lang w:val="es-ES"/>
        </w:rPr>
      </w:pPr>
      <w:r w:rsidRPr="34D9565B">
        <w:rPr>
          <w:rFonts w:eastAsia="Arial" w:cs="Arial"/>
          <w:lang w:val="es-ES"/>
        </w:rPr>
        <w:t>Catalogación de ficheros</w:t>
      </w:r>
    </w:p>
    <w:p w14:paraId="1B86A522" w14:textId="59D7981B" w:rsidR="692E0C7F" w:rsidRDefault="692E0C7F" w:rsidP="34D9565B">
      <w:pPr>
        <w:pStyle w:val="ListParagraph"/>
        <w:numPr>
          <w:ilvl w:val="0"/>
          <w:numId w:val="2"/>
        </w:numPr>
        <w:spacing w:after="160" w:line="257" w:lineRule="auto"/>
        <w:rPr>
          <w:rFonts w:eastAsia="Arial" w:cs="Arial"/>
          <w:lang w:val="es-ES"/>
        </w:rPr>
      </w:pPr>
      <w:r w:rsidRPr="34D9565B">
        <w:rPr>
          <w:rFonts w:eastAsia="Arial" w:cs="Arial"/>
          <w:lang w:val="es-ES"/>
        </w:rPr>
        <w:t>Creación de entidades individuo y muestra</w:t>
      </w:r>
    </w:p>
    <w:p w14:paraId="70235325" w14:textId="6C120CF4" w:rsidR="692E0C7F" w:rsidRDefault="692E0C7F" w:rsidP="34D9565B">
      <w:pPr>
        <w:pStyle w:val="ListParagraph"/>
        <w:numPr>
          <w:ilvl w:val="0"/>
          <w:numId w:val="2"/>
        </w:numPr>
        <w:spacing w:after="160" w:line="257" w:lineRule="auto"/>
        <w:rPr>
          <w:rFonts w:eastAsia="Arial" w:cs="Arial"/>
          <w:lang w:val="es-ES"/>
        </w:rPr>
      </w:pPr>
      <w:r w:rsidRPr="34D9565B">
        <w:rPr>
          <w:rFonts w:eastAsia="Arial" w:cs="Arial"/>
          <w:lang w:val="es-ES"/>
        </w:rPr>
        <w:t>Vinculación de ficheros a la muestra</w:t>
      </w:r>
    </w:p>
    <w:p w14:paraId="27440CF5" w14:textId="497B7801" w:rsidR="34D9565B" w:rsidRDefault="34D9565B" w:rsidP="34D9565B">
      <w:pPr>
        <w:spacing w:after="160" w:line="257" w:lineRule="auto"/>
        <w:rPr>
          <w:rFonts w:eastAsia="Arial" w:cs="Arial"/>
          <w:lang w:val="es-ES"/>
        </w:rPr>
      </w:pPr>
    </w:p>
    <w:p w14:paraId="1B58B393" w14:textId="204C8626" w:rsidR="22EBBA85" w:rsidRDefault="22EBBA85" w:rsidP="34D9565B">
      <w:pPr>
        <w:spacing w:after="160" w:line="257" w:lineRule="auto"/>
        <w:rPr>
          <w:rFonts w:eastAsia="Arial" w:cs="Arial"/>
          <w:lang w:val="es-ES"/>
        </w:rPr>
      </w:pPr>
      <w:r w:rsidRPr="34D9565B">
        <w:rPr>
          <w:rFonts w:eastAsia="Arial" w:cs="Arial"/>
          <w:lang w:val="es-ES"/>
        </w:rPr>
        <w:t>La primera etapa no se gestiona dentro de la máquina de estados si no como una acción individual, en la que el usuario puede ir asociando ficheros a la petición, mientras se esté en e</w:t>
      </w:r>
      <w:r w:rsidR="297168F0" w:rsidRPr="34D9565B">
        <w:rPr>
          <w:rFonts w:eastAsia="Arial" w:cs="Arial"/>
          <w:lang w:val="es-ES"/>
        </w:rPr>
        <w:t>l</w:t>
      </w:r>
      <w:r w:rsidRPr="34D9565B">
        <w:rPr>
          <w:rFonts w:eastAsia="Arial" w:cs="Arial"/>
          <w:lang w:val="es-ES"/>
        </w:rPr>
        <w:t xml:space="preserve"> estado</w:t>
      </w:r>
      <w:r w:rsidR="7C7D4C9B" w:rsidRPr="34D9565B">
        <w:rPr>
          <w:rFonts w:eastAsia="Arial" w:cs="Arial"/>
          <w:lang w:val="es-ES"/>
        </w:rPr>
        <w:t xml:space="preserve"> de validación de ficheros</w:t>
      </w:r>
      <w:r w:rsidRPr="34D9565B">
        <w:rPr>
          <w:rFonts w:eastAsia="Arial" w:cs="Arial"/>
          <w:lang w:val="es-ES"/>
        </w:rPr>
        <w:t>.</w:t>
      </w:r>
    </w:p>
    <w:p w14:paraId="236CF990" w14:textId="3C286AF6" w:rsidR="532CBC68" w:rsidRDefault="532CBC68" w:rsidP="34D9565B">
      <w:pPr>
        <w:spacing w:after="160" w:line="257" w:lineRule="auto"/>
        <w:rPr>
          <w:rFonts w:eastAsia="Arial" w:cs="Arial"/>
        </w:rPr>
      </w:pPr>
      <w:r w:rsidRPr="34D9565B">
        <w:rPr>
          <w:rFonts w:eastAsia="Arial" w:cs="Arial"/>
          <w:lang w:val="es-ES"/>
        </w:rPr>
        <w:t>El flujo actualmente no contempla un estado de error, si no que se recupera de estados intermedios con una lógica de comprobación del estado actual de las entidades en el catálogo.</w:t>
      </w:r>
    </w:p>
    <w:p w14:paraId="621FC39A" w14:textId="4F2375A4" w:rsidR="532CBC68" w:rsidRDefault="532CBC68" w:rsidP="34D9565B">
      <w:pPr>
        <w:spacing w:after="160" w:line="257" w:lineRule="auto"/>
        <w:rPr>
          <w:rFonts w:eastAsia="Arial" w:cs="Arial"/>
        </w:rPr>
      </w:pPr>
      <w:r w:rsidRPr="34D9565B">
        <w:rPr>
          <w:rFonts w:eastAsia="Arial" w:cs="Arial"/>
        </w:rPr>
        <w:t>Se ha optado por esta solución al ser más resiliente y adaptada a las diferentes casuísticas que se pueden dar.</w:t>
      </w:r>
      <w:r w:rsidR="3BCF807B" w:rsidRPr="34D9565B">
        <w:rPr>
          <w:rFonts w:eastAsia="Arial" w:cs="Arial"/>
        </w:rPr>
        <w:t xml:space="preserve"> El flujo dentro de la máquina de estados queda descrito a continuación.</w:t>
      </w:r>
    </w:p>
    <w:p w14:paraId="184BE99E" w14:textId="45996502" w:rsidR="3BCF807B" w:rsidRDefault="3BCF807B" w:rsidP="34D9565B">
      <w:pPr>
        <w:spacing w:after="160" w:line="257" w:lineRule="auto"/>
      </w:pPr>
      <w:r>
        <w:rPr>
          <w:noProof/>
        </w:rPr>
        <w:drawing>
          <wp:inline distT="0" distB="0" distL="0" distR="0" wp14:anchorId="4C8C1500" wp14:editId="6F8C6B43">
            <wp:extent cx="1843814" cy="2978771"/>
            <wp:effectExtent l="0" t="0" r="0" b="0"/>
            <wp:docPr id="1479338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3831" name="Picture 147933831"/>
                    <pic:cNvPicPr/>
                  </pic:nvPicPr>
                  <pic:blipFill>
                    <a:blip r:embed="rId23">
                      <a:extLst>
                        <a:ext uri="{28A0092B-C50C-407E-A947-70E740481C1C}">
                          <a14:useLocalDpi xmlns:a14="http://schemas.microsoft.com/office/drawing/2010/main"/>
                        </a:ext>
                      </a:extLst>
                    </a:blip>
                    <a:stretch>
                      <a:fillRect/>
                    </a:stretch>
                  </pic:blipFill>
                  <pic:spPr>
                    <a:xfrm>
                      <a:off x="0" y="0"/>
                      <a:ext cx="1843814" cy="2978771"/>
                    </a:xfrm>
                    <a:prstGeom prst="rect">
                      <a:avLst/>
                    </a:prstGeom>
                  </pic:spPr>
                </pic:pic>
              </a:graphicData>
            </a:graphic>
          </wp:inline>
        </w:drawing>
      </w:r>
    </w:p>
    <w:p w14:paraId="581D03AC" w14:textId="5375F872" w:rsidR="34D9565B" w:rsidRDefault="34D9565B" w:rsidP="34D9565B">
      <w:pPr>
        <w:pStyle w:val="BodyText"/>
      </w:pPr>
    </w:p>
    <w:p w14:paraId="7B2C82A7" w14:textId="0BA5F832" w:rsidR="3BBEB516" w:rsidRDefault="3BBEB516" w:rsidP="34D9565B">
      <w:pPr>
        <w:spacing w:after="160" w:line="257" w:lineRule="auto"/>
      </w:pPr>
      <w:r w:rsidRPr="34D9565B">
        <w:rPr>
          <w:rFonts w:eastAsia="Arial" w:cs="Arial"/>
        </w:rPr>
        <w:t>En el caso de que sea necesario el componente estaría preparado para gestionar reintentos y recuperación a partir de un estado intermedio. Una idea de flujo que podría darse sería el siguiente.</w:t>
      </w:r>
    </w:p>
    <w:p w14:paraId="2331802E" w14:textId="23C46C56" w:rsidR="3BBEB516" w:rsidRDefault="3BBEB516" w:rsidP="34D9565B">
      <w:pPr>
        <w:spacing w:after="160" w:line="257" w:lineRule="auto"/>
      </w:pPr>
      <w:r w:rsidRPr="34D9565B">
        <w:rPr>
          <w:rFonts w:eastAsia="Arial" w:cs="Arial"/>
        </w:rPr>
        <w:t xml:space="preserve"> </w:t>
      </w:r>
      <w:r w:rsidR="3319EA84">
        <w:rPr>
          <w:noProof/>
        </w:rPr>
        <w:drawing>
          <wp:inline distT="0" distB="0" distL="0" distR="0" wp14:anchorId="1CCB3A80" wp14:editId="50E86780">
            <wp:extent cx="3221783" cy="3190276"/>
            <wp:effectExtent l="0" t="0" r="0" b="0"/>
            <wp:docPr id="1632719617" name="drawing" title="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3423" name="Picture 34753423"/>
                    <pic:cNvPicPr/>
                  </pic:nvPicPr>
                  <pic:blipFill>
                    <a:blip r:embed="rId24">
                      <a:extLst>
                        <a:ext uri="{28A0092B-C50C-407E-A947-70E740481C1C}">
                          <a14:useLocalDpi xmlns:a14="http://schemas.microsoft.com/office/drawing/2010/main"/>
                        </a:ext>
                      </a:extLst>
                    </a:blip>
                    <a:stretch>
                      <a:fillRect/>
                    </a:stretch>
                  </pic:blipFill>
                  <pic:spPr>
                    <a:xfrm>
                      <a:off x="0" y="0"/>
                      <a:ext cx="3221783" cy="3190276"/>
                    </a:xfrm>
                    <a:prstGeom prst="rect">
                      <a:avLst/>
                    </a:prstGeom>
                  </pic:spPr>
                </pic:pic>
              </a:graphicData>
            </a:graphic>
          </wp:inline>
        </w:drawing>
      </w:r>
    </w:p>
    <w:p w14:paraId="7A251327" w14:textId="45D935CF" w:rsidR="3319EA84" w:rsidRDefault="3319EA84" w:rsidP="34D9565B">
      <w:pPr>
        <w:pStyle w:val="Heading5"/>
      </w:pPr>
      <w:r w:rsidRPr="34D9565B">
        <w:t>Persistencia</w:t>
      </w:r>
    </w:p>
    <w:p w14:paraId="3376832B" w14:textId="47CC6432" w:rsidR="3319EA84" w:rsidRDefault="3319EA84" w:rsidP="34D9565B">
      <w:pPr>
        <w:spacing w:after="160" w:line="257" w:lineRule="auto"/>
        <w:rPr>
          <w:lang w:val="es-ES"/>
        </w:rPr>
      </w:pPr>
      <w:r w:rsidRPr="34D9565B">
        <w:rPr>
          <w:lang w:val="es-ES"/>
        </w:rPr>
        <w:t xml:space="preserve">Para la persistencia se toma como base la premisa de que cada componente es maestro de ciertas entidades concretas en la </w:t>
      </w:r>
      <w:r w:rsidR="1E52745D" w:rsidRPr="34D9565B">
        <w:rPr>
          <w:lang w:val="es-ES"/>
        </w:rPr>
        <w:t>Base de Datos.</w:t>
      </w:r>
    </w:p>
    <w:p w14:paraId="22B13082" w14:textId="42D32A52" w:rsidR="6311B4AF" w:rsidRDefault="6311B4AF" w:rsidP="34D9565B">
      <w:pPr>
        <w:pStyle w:val="BodyText"/>
        <w:rPr>
          <w:lang w:val="es-ES"/>
        </w:rPr>
      </w:pPr>
      <w:r w:rsidRPr="34D9565B">
        <w:rPr>
          <w:lang w:val="es-ES"/>
        </w:rPr>
        <w:t>Para la entidad</w:t>
      </w:r>
      <w:r w:rsidR="316B8ABB" w:rsidRPr="34D9565B">
        <w:rPr>
          <w:lang w:val="es-ES"/>
        </w:rPr>
        <w:t xml:space="preserve"> Petición, se persiste en MongoDB como una col</w:t>
      </w:r>
      <w:r w:rsidR="42F9680B" w:rsidRPr="34D9565B">
        <w:rPr>
          <w:lang w:val="es-ES"/>
        </w:rPr>
        <w:t>ección request, dentro de la misma instancia compartida que utiliza tomic con el modelo de opencga.</w:t>
      </w:r>
      <w:r w:rsidR="5E0D2F98" w:rsidRPr="34D9565B">
        <w:rPr>
          <w:lang w:val="es-ES"/>
        </w:rPr>
        <w:t xml:space="preserve"> El maestro en este caso es tpi-request y los cambios se realizarán directamente en Mongo por él.</w:t>
      </w:r>
    </w:p>
    <w:p w14:paraId="3AFBB253" w14:textId="573E05E9" w:rsidR="42F9680B" w:rsidRDefault="42F9680B" w:rsidP="34D9565B">
      <w:pPr>
        <w:pStyle w:val="BodyText"/>
        <w:rPr>
          <w:lang w:val="es-ES"/>
        </w:rPr>
      </w:pPr>
      <w:r w:rsidRPr="34D9565B">
        <w:rPr>
          <w:lang w:val="es-ES"/>
        </w:rPr>
        <w:t>Las entidades correspondientes a ficheros, muestras, individuos son parte del modelo opnecga (files, samples, indiv</w:t>
      </w:r>
      <w:r w:rsidR="2CEE3474" w:rsidRPr="34D9565B">
        <w:rPr>
          <w:lang w:val="es-ES"/>
        </w:rPr>
        <w:t>idual) y son gestiona</w:t>
      </w:r>
      <w:r w:rsidR="62313E8F" w:rsidRPr="34D9565B">
        <w:rPr>
          <w:lang w:val="es-ES"/>
        </w:rPr>
        <w:t>dos por tomic-engine como su mastro, con lo que tpi-request hará de pasarela hacia los servicios expuestos por tomic-engine para su uso.</w:t>
      </w:r>
    </w:p>
    <w:p w14:paraId="5F77536B" w14:textId="2A3CB0BD" w:rsidR="34D9565B" w:rsidRDefault="34D9565B" w:rsidP="34D9565B">
      <w:pPr>
        <w:pStyle w:val="BodyText"/>
        <w:rPr>
          <w:lang w:val="es-ES"/>
        </w:rPr>
      </w:pPr>
    </w:p>
    <w:p w14:paraId="16EE79DA" w14:textId="2D9BA652" w:rsidR="2384E24F" w:rsidRDefault="2384E24F" w:rsidP="34D9565B">
      <w:pPr>
        <w:pStyle w:val="Heading5"/>
        <w:rPr>
          <w:lang w:val="es-ES"/>
        </w:rPr>
      </w:pPr>
      <w:r w:rsidRPr="34D9565B">
        <w:rPr>
          <w:lang w:val="es-ES"/>
        </w:rPr>
        <w:t>Interfaces</w:t>
      </w:r>
    </w:p>
    <w:p w14:paraId="5FB4CECB" w14:textId="3F7B7928" w:rsidR="68708F5D" w:rsidRDefault="690F4663" w:rsidP="56C14158">
      <w:pPr>
        <w:pStyle w:val="BodyText"/>
        <w:rPr>
          <w:lang w:val="es-ES"/>
        </w:rPr>
      </w:pPr>
      <w:r w:rsidRPr="56C14158">
        <w:rPr>
          <w:lang w:val="es-ES"/>
        </w:rPr>
        <w:t xml:space="preserve">El tpi-request-backend tiene un enfoque de backend for fronted, por lo que </w:t>
      </w:r>
      <w:r w:rsidR="244C8053" w:rsidRPr="56C14158">
        <w:rPr>
          <w:lang w:val="es-ES"/>
        </w:rPr>
        <w:t>hace de pasarela para los servicios que necesite el tpi-request-frontend. Para este caso de uso se implementan varios servicios pasarela hacia los de tomic-engine</w:t>
      </w:r>
      <w:r w:rsidR="6CD75595" w:rsidRPr="56C14158">
        <w:rPr>
          <w:lang w:val="es-ES"/>
        </w:rPr>
        <w:t>, siendo ahora las apis de éste una nueva interfaz utilizada por el componente de backend.</w:t>
      </w:r>
    </w:p>
    <w:p w14:paraId="2F717B61" w14:textId="51648569" w:rsidR="6CD75595" w:rsidRDefault="6CD75595" w:rsidP="56C14158">
      <w:pPr>
        <w:pStyle w:val="BodyText"/>
        <w:rPr>
          <w:lang w:val="es-ES"/>
        </w:rPr>
      </w:pPr>
      <w:r w:rsidRPr="56C14158">
        <w:rPr>
          <w:lang w:val="es-ES"/>
        </w:rPr>
        <w:t>Igualmente se realiza una interacción directa con la base de datos para la entidad de la que es maestro el componente, re</w:t>
      </w:r>
      <w:r w:rsidR="0B3D4544" w:rsidRPr="56C14158">
        <w:rPr>
          <w:lang w:val="es-ES"/>
        </w:rPr>
        <w:t>quest.</w:t>
      </w:r>
    </w:p>
    <w:p w14:paraId="1604A568" w14:textId="0422A3CE" w:rsidR="19DA0A72" w:rsidRDefault="19DA0A72" w:rsidP="56C14158">
      <w:pPr>
        <w:pStyle w:val="BodyText"/>
      </w:pPr>
      <w:r>
        <w:rPr>
          <w:noProof/>
        </w:rPr>
        <w:drawing>
          <wp:inline distT="0" distB="0" distL="0" distR="0" wp14:anchorId="50F8DBC0" wp14:editId="7DDEC84D">
            <wp:extent cx="6105525" cy="3590925"/>
            <wp:effectExtent l="0" t="0" r="0" b="0"/>
            <wp:docPr id="851230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3051" name="Picture 85123051"/>
                    <pic:cNvPicPr/>
                  </pic:nvPicPr>
                  <pic:blipFill>
                    <a:blip r:embed="rId25">
                      <a:extLst>
                        <a:ext uri="{28A0092B-C50C-407E-A947-70E740481C1C}">
                          <a14:useLocalDpi xmlns:a14="http://schemas.microsoft.com/office/drawing/2010/main"/>
                        </a:ext>
                      </a:extLst>
                    </a:blip>
                    <a:stretch>
                      <a:fillRect/>
                    </a:stretch>
                  </pic:blipFill>
                  <pic:spPr>
                    <a:xfrm>
                      <a:off x="0" y="0"/>
                      <a:ext cx="6105525" cy="3590925"/>
                    </a:xfrm>
                    <a:prstGeom prst="rect">
                      <a:avLst/>
                    </a:prstGeom>
                  </pic:spPr>
                </pic:pic>
              </a:graphicData>
            </a:graphic>
          </wp:inline>
        </w:drawing>
      </w:r>
    </w:p>
    <w:p w14:paraId="120EF84F" w14:textId="2665810D" w:rsidR="19DA0A72" w:rsidRDefault="19DA0A72" w:rsidP="56C14158">
      <w:pPr>
        <w:pStyle w:val="BodyText"/>
        <w:rPr>
          <w:lang w:val="es-ES"/>
        </w:rPr>
      </w:pPr>
      <w:r w:rsidRPr="56C14158">
        <w:rPr>
          <w:lang w:val="es-ES"/>
        </w:rPr>
        <w:t>La implementación de las interfaces hacia servicios externos se realiza en capas estándar de una aplicación java spring</w:t>
      </w:r>
      <w:r w:rsidR="259C3182" w:rsidRPr="56C14158">
        <w:rPr>
          <w:lang w:val="es-ES"/>
        </w:rPr>
        <w:t>.</w:t>
      </w:r>
    </w:p>
    <w:p w14:paraId="5059846F" w14:textId="17CCDE0D" w:rsidR="04F8DE90" w:rsidRDefault="04F8DE90" w:rsidP="56C14158">
      <w:pPr>
        <w:pStyle w:val="BodyText"/>
        <w:rPr>
          <w:lang w:val="es-ES"/>
        </w:rPr>
      </w:pPr>
      <w:r w:rsidRPr="56C14158">
        <w:rPr>
          <w:lang w:val="es-ES"/>
        </w:rPr>
        <w:t xml:space="preserve">A continuación un listado a alto nivel </w:t>
      </w:r>
      <w:r w:rsidR="1D0AF822" w:rsidRPr="56C14158">
        <w:rPr>
          <w:lang w:val="es-ES"/>
        </w:rPr>
        <w:t>de las principales capas y clases.</w:t>
      </w:r>
    </w:p>
    <w:tbl>
      <w:tblPr>
        <w:tblStyle w:val="TableGrid"/>
        <w:tblW w:w="0" w:type="auto"/>
        <w:tblLook w:val="06A0" w:firstRow="1" w:lastRow="0" w:firstColumn="1" w:lastColumn="0" w:noHBand="1" w:noVBand="1"/>
      </w:tblPr>
      <w:tblGrid>
        <w:gridCol w:w="9600"/>
      </w:tblGrid>
      <w:tr w:rsidR="56C14158" w14:paraId="5A340F44" w14:textId="77777777" w:rsidTr="56C14158">
        <w:trPr>
          <w:trHeight w:val="300"/>
        </w:trPr>
        <w:tc>
          <w:tcPr>
            <w:tcW w:w="9600" w:type="dxa"/>
          </w:tcPr>
          <w:p w14:paraId="3F6C0EE9" w14:textId="6EA60D8A" w:rsidR="259C3182" w:rsidRDefault="259C3182" w:rsidP="56C14158">
            <w:pPr>
              <w:shd w:val="clear" w:color="auto" w:fill="FFFFFF" w:themeFill="background1"/>
              <w:spacing w:after="0" w:line="285" w:lineRule="auto"/>
              <w:rPr>
                <w:rFonts w:ascii="Consolas" w:eastAsia="Consolas" w:hAnsi="Consolas" w:cs="Consolas"/>
                <w:color w:val="000000" w:themeColor="text1"/>
                <w:sz w:val="21"/>
                <w:szCs w:val="21"/>
              </w:rPr>
            </w:pPr>
            <w:r w:rsidRPr="56C14158">
              <w:rPr>
                <w:rFonts w:ascii="Consolas" w:eastAsia="Consolas" w:hAnsi="Consolas" w:cs="Consolas"/>
                <w:color w:val="000000" w:themeColor="text1"/>
                <w:sz w:val="21"/>
                <w:szCs w:val="21"/>
                <w:u w:val="single"/>
                <w:lang w:val="pt-BR"/>
              </w:rPr>
              <w:t>CAPA Spring Repositories</w:t>
            </w:r>
            <w:r w:rsidR="41FC4252" w:rsidRPr="56C14158">
              <w:rPr>
                <w:rFonts w:ascii="Consolas" w:eastAsia="Consolas" w:hAnsi="Consolas" w:cs="Consolas"/>
                <w:color w:val="000000" w:themeColor="text1"/>
                <w:sz w:val="21"/>
                <w:szCs w:val="21"/>
                <w:lang w:val="pt-BR"/>
              </w:rPr>
              <w:t xml:space="preserve">: </w:t>
            </w:r>
            <w:r w:rsidR="41FC4252" w:rsidRPr="56C14158">
              <w:rPr>
                <w:rFonts w:ascii="Consolas" w:eastAsia="Consolas" w:hAnsi="Consolas" w:cs="Consolas"/>
                <w:color w:val="000000" w:themeColor="text1"/>
                <w:sz w:val="21"/>
                <w:szCs w:val="21"/>
              </w:rPr>
              <w:t>Acceso a sistemas de datos</w:t>
            </w:r>
          </w:p>
          <w:p w14:paraId="500AB4DE" w14:textId="63C2413B" w:rsidR="259C3182" w:rsidRDefault="259C3182" w:rsidP="56C14158">
            <w:pPr>
              <w:shd w:val="clear" w:color="auto" w:fill="FFFFFF" w:themeFill="background1"/>
              <w:spacing w:after="0" w:line="285" w:lineRule="auto"/>
              <w:rPr>
                <w:rFonts w:ascii="Consolas" w:eastAsia="Consolas" w:hAnsi="Consolas" w:cs="Consolas"/>
                <w:color w:val="000000" w:themeColor="text1"/>
                <w:sz w:val="21"/>
                <w:szCs w:val="21"/>
              </w:rPr>
            </w:pPr>
            <w:r w:rsidRPr="56C14158">
              <w:rPr>
                <w:rFonts w:ascii="Consolas" w:eastAsia="Consolas" w:hAnsi="Consolas" w:cs="Consolas"/>
                <w:color w:val="000000" w:themeColor="text1"/>
                <w:sz w:val="21"/>
                <w:szCs w:val="21"/>
              </w:rPr>
              <w:t>Package: es.tsystems.genomics.request.healthcare.services.repositories</w:t>
            </w:r>
          </w:p>
          <w:p w14:paraId="4D9F6648" w14:textId="725A5967" w:rsidR="259C3182" w:rsidRDefault="259C3182" w:rsidP="56C14158">
            <w:pPr>
              <w:pStyle w:val="BodyText"/>
              <w:shd w:val="clear" w:color="auto" w:fill="FFFFFF" w:themeFill="background1"/>
              <w:spacing w:after="0" w:line="285" w:lineRule="auto"/>
              <w:rPr>
                <w:rFonts w:ascii="Consolas" w:eastAsia="Consolas" w:hAnsi="Consolas" w:cs="Consolas"/>
                <w:lang w:val="es-ES"/>
              </w:rPr>
            </w:pPr>
            <w:r w:rsidRPr="56C14158">
              <w:rPr>
                <w:rFonts w:ascii="Consolas" w:eastAsia="Consolas" w:hAnsi="Consolas" w:cs="Consolas"/>
                <w:lang w:val="es-ES"/>
              </w:rPr>
              <w:t xml:space="preserve">Libraries: </w:t>
            </w:r>
            <w:r w:rsidRPr="56C14158">
              <w:rPr>
                <w:rFonts w:ascii="Consolas" w:eastAsia="Consolas" w:hAnsi="Consolas" w:cs="Consolas"/>
                <w:color w:val="000000" w:themeColor="text1"/>
                <w:sz w:val="21"/>
                <w:szCs w:val="21"/>
                <w:lang w:val="es-ES"/>
              </w:rPr>
              <w:t>org.springframework.data.mongodb.repository.MongoRepository</w:t>
            </w:r>
          </w:p>
          <w:p w14:paraId="3512F0DC" w14:textId="5CDB6EA9" w:rsidR="259C3182" w:rsidRDefault="259C3182" w:rsidP="56C14158">
            <w:pPr>
              <w:pStyle w:val="BodyText"/>
              <w:rPr>
                <w:rFonts w:ascii="Consolas" w:eastAsia="Consolas" w:hAnsi="Consolas" w:cs="Consolas"/>
                <w:lang w:val="es-ES"/>
              </w:rPr>
            </w:pPr>
            <w:r w:rsidRPr="56C14158">
              <w:rPr>
                <w:rFonts w:ascii="Consolas" w:eastAsia="Consolas" w:hAnsi="Consolas" w:cs="Consolas"/>
                <w:lang w:val="es-ES"/>
              </w:rPr>
              <w:t>Classes: RequestRepository</w:t>
            </w:r>
          </w:p>
          <w:p w14:paraId="6E2E7054" w14:textId="7A93BC55" w:rsidR="56C14158" w:rsidRDefault="56C14158" w:rsidP="56C14158">
            <w:pPr>
              <w:pStyle w:val="BodyText"/>
              <w:rPr>
                <w:rFonts w:ascii="Consolas" w:eastAsia="Consolas" w:hAnsi="Consolas" w:cs="Consolas"/>
                <w:lang w:val="es-ES"/>
              </w:rPr>
            </w:pPr>
          </w:p>
          <w:p w14:paraId="5849FA95" w14:textId="2B90D65A" w:rsidR="259C3182" w:rsidRDefault="259C3182" w:rsidP="56C14158">
            <w:pPr>
              <w:pStyle w:val="BodyText"/>
              <w:rPr>
                <w:rFonts w:ascii="Consolas" w:eastAsia="Consolas" w:hAnsi="Consolas" w:cs="Consolas"/>
                <w:lang w:val="es-ES"/>
              </w:rPr>
            </w:pPr>
            <w:r w:rsidRPr="56C14158">
              <w:rPr>
                <w:rFonts w:ascii="Consolas" w:eastAsia="Consolas" w:hAnsi="Consolas" w:cs="Consolas"/>
                <w:u w:val="single"/>
                <w:lang w:val="es-ES"/>
              </w:rPr>
              <w:t>CAPA Clientes API Rest</w:t>
            </w:r>
            <w:r w:rsidR="36B2A5C1" w:rsidRPr="56C14158">
              <w:rPr>
                <w:rFonts w:ascii="Consolas" w:eastAsia="Consolas" w:hAnsi="Consolas" w:cs="Consolas"/>
                <w:lang w:val="es-ES"/>
              </w:rPr>
              <w:t>: Acceso a sistemas via api rest</w:t>
            </w:r>
          </w:p>
          <w:p w14:paraId="75084338" w14:textId="02A023C0" w:rsidR="259C3182" w:rsidRDefault="259C3182" w:rsidP="56C14158">
            <w:pPr>
              <w:shd w:val="clear" w:color="auto" w:fill="FFFFFF" w:themeFill="background1"/>
              <w:spacing w:after="0" w:line="285" w:lineRule="auto"/>
              <w:rPr>
                <w:rFonts w:ascii="Consolas" w:eastAsia="Consolas" w:hAnsi="Consolas" w:cs="Consolas"/>
                <w:color w:val="000000" w:themeColor="text1"/>
                <w:sz w:val="21"/>
                <w:szCs w:val="21"/>
              </w:rPr>
            </w:pPr>
            <w:r w:rsidRPr="56C14158">
              <w:rPr>
                <w:rFonts w:ascii="Consolas" w:eastAsia="Consolas" w:hAnsi="Consolas" w:cs="Consolas"/>
                <w:color w:val="000000" w:themeColor="text1"/>
                <w:sz w:val="21"/>
                <w:szCs w:val="21"/>
              </w:rPr>
              <w:t>Package: es.tsystems.genomics.request.integration.portal.clients</w:t>
            </w:r>
          </w:p>
          <w:p w14:paraId="0F4AE409" w14:textId="3476503F" w:rsidR="259C3182" w:rsidRDefault="259C3182" w:rsidP="56C14158">
            <w:pPr>
              <w:shd w:val="clear" w:color="auto" w:fill="FFFFFF" w:themeFill="background1"/>
              <w:spacing w:after="0" w:line="285" w:lineRule="auto"/>
              <w:rPr>
                <w:rFonts w:ascii="Consolas" w:eastAsia="Consolas" w:hAnsi="Consolas" w:cs="Consolas"/>
                <w:color w:val="000000" w:themeColor="text1"/>
                <w:sz w:val="21"/>
                <w:szCs w:val="21"/>
                <w:lang w:val="es-ES"/>
              </w:rPr>
            </w:pPr>
            <w:r w:rsidRPr="56C14158">
              <w:rPr>
                <w:rFonts w:ascii="Consolas" w:eastAsia="Consolas" w:hAnsi="Consolas" w:cs="Consolas"/>
                <w:color w:val="000000" w:themeColor="text1"/>
                <w:sz w:val="21"/>
                <w:szCs w:val="21"/>
                <w:lang w:val="es-ES"/>
              </w:rPr>
              <w:t>Libraries: org.springframework.http</w:t>
            </w:r>
          </w:p>
          <w:p w14:paraId="484BBAD3" w14:textId="1A8123A0" w:rsidR="259C3182" w:rsidRDefault="259C3182" w:rsidP="56C14158">
            <w:pPr>
              <w:shd w:val="clear" w:color="auto" w:fill="FFFFFF" w:themeFill="background1"/>
              <w:spacing w:after="0" w:line="285" w:lineRule="auto"/>
              <w:rPr>
                <w:rFonts w:ascii="Consolas" w:eastAsia="Consolas" w:hAnsi="Consolas" w:cs="Consolas"/>
                <w:color w:val="000000" w:themeColor="text1"/>
                <w:sz w:val="21"/>
                <w:szCs w:val="21"/>
                <w:lang w:val="es-ES"/>
              </w:rPr>
            </w:pPr>
            <w:r w:rsidRPr="56C14158">
              <w:rPr>
                <w:rFonts w:ascii="Consolas" w:eastAsia="Consolas" w:hAnsi="Consolas" w:cs="Consolas"/>
                <w:color w:val="000000" w:themeColor="text1"/>
                <w:sz w:val="21"/>
                <w:szCs w:val="21"/>
                <w:lang w:val="es-ES"/>
              </w:rPr>
              <w:t xml:space="preserve">           org.springframework.web</w:t>
            </w:r>
          </w:p>
          <w:p w14:paraId="3B9A0322" w14:textId="2D5A5B8B" w:rsidR="259C3182" w:rsidRDefault="259C3182" w:rsidP="56C14158">
            <w:pPr>
              <w:shd w:val="clear" w:color="auto" w:fill="FFFFFF" w:themeFill="background1"/>
              <w:spacing w:after="0" w:line="285" w:lineRule="auto"/>
              <w:rPr>
                <w:rFonts w:ascii="Consolas" w:eastAsia="Consolas" w:hAnsi="Consolas" w:cs="Consolas"/>
                <w:color w:val="000000" w:themeColor="text1"/>
                <w:sz w:val="21"/>
                <w:szCs w:val="21"/>
                <w:lang w:val="es-ES"/>
              </w:rPr>
            </w:pPr>
            <w:r w:rsidRPr="56C14158">
              <w:rPr>
                <w:rFonts w:ascii="Consolas" w:eastAsia="Consolas" w:hAnsi="Consolas" w:cs="Consolas"/>
                <w:color w:val="000000" w:themeColor="text1"/>
                <w:sz w:val="21"/>
                <w:szCs w:val="21"/>
                <w:lang w:val="es-ES"/>
              </w:rPr>
              <w:t>Classes: FilesClient</w:t>
            </w:r>
          </w:p>
          <w:p w14:paraId="3792BF53" w14:textId="19ECAFD5" w:rsidR="259C3182" w:rsidRDefault="259C3182" w:rsidP="56C14158">
            <w:pPr>
              <w:shd w:val="clear" w:color="auto" w:fill="FFFFFF" w:themeFill="background1"/>
              <w:spacing w:after="0" w:line="285" w:lineRule="auto"/>
              <w:rPr>
                <w:rFonts w:ascii="Consolas" w:eastAsia="Consolas" w:hAnsi="Consolas" w:cs="Consolas"/>
                <w:color w:val="000000" w:themeColor="text1"/>
                <w:sz w:val="21"/>
                <w:szCs w:val="21"/>
                <w:lang w:val="es-ES"/>
              </w:rPr>
            </w:pPr>
            <w:r w:rsidRPr="56C14158">
              <w:rPr>
                <w:rFonts w:ascii="Consolas" w:eastAsia="Consolas" w:hAnsi="Consolas" w:cs="Consolas"/>
                <w:color w:val="000000" w:themeColor="text1"/>
                <w:sz w:val="21"/>
                <w:szCs w:val="21"/>
                <w:lang w:val="es-ES"/>
              </w:rPr>
              <w:t xml:space="preserve">         IndividualClient</w:t>
            </w:r>
          </w:p>
          <w:p w14:paraId="323562E4" w14:textId="52D7EA35" w:rsidR="259C3182" w:rsidRDefault="259C3182" w:rsidP="56C14158">
            <w:pPr>
              <w:pStyle w:val="BodyText"/>
              <w:rPr>
                <w:rFonts w:ascii="Consolas" w:eastAsia="Consolas" w:hAnsi="Consolas" w:cs="Consolas"/>
                <w:color w:val="000000" w:themeColor="text1"/>
                <w:sz w:val="21"/>
                <w:szCs w:val="21"/>
                <w:lang w:val="es-ES"/>
              </w:rPr>
            </w:pPr>
            <w:r w:rsidRPr="56C14158">
              <w:rPr>
                <w:rFonts w:ascii="Consolas" w:eastAsia="Consolas" w:hAnsi="Consolas" w:cs="Consolas"/>
                <w:color w:val="000000" w:themeColor="text1"/>
                <w:sz w:val="21"/>
                <w:szCs w:val="21"/>
                <w:lang w:val="es-ES"/>
              </w:rPr>
              <w:t xml:space="preserve">         </w:t>
            </w:r>
            <w:r w:rsidR="6951624C" w:rsidRPr="56C14158">
              <w:rPr>
                <w:rFonts w:ascii="Consolas" w:eastAsia="Consolas" w:hAnsi="Consolas" w:cs="Consolas"/>
                <w:color w:val="000000" w:themeColor="text1"/>
                <w:sz w:val="21"/>
                <w:szCs w:val="21"/>
                <w:lang w:val="es-ES"/>
              </w:rPr>
              <w:t>SamplesClient</w:t>
            </w:r>
            <w:r>
              <w:br/>
            </w:r>
          </w:p>
          <w:p w14:paraId="58DEA00C" w14:textId="22E37318" w:rsidR="63F6EFFF" w:rsidRDefault="63F6EFFF" w:rsidP="56C14158">
            <w:pPr>
              <w:pStyle w:val="BodyText"/>
              <w:rPr>
                <w:rFonts w:ascii="Consolas" w:eastAsia="Consolas" w:hAnsi="Consolas" w:cs="Consolas"/>
                <w:color w:val="000000" w:themeColor="text1"/>
                <w:sz w:val="21"/>
                <w:szCs w:val="21"/>
                <w:lang w:val="es-ES"/>
              </w:rPr>
            </w:pPr>
            <w:r w:rsidRPr="56C14158">
              <w:rPr>
                <w:rFonts w:ascii="Consolas" w:eastAsia="Consolas" w:hAnsi="Consolas" w:cs="Consolas"/>
                <w:color w:val="000000" w:themeColor="text1"/>
                <w:sz w:val="21"/>
                <w:szCs w:val="21"/>
                <w:u w:val="single"/>
                <w:lang w:val="es-ES"/>
              </w:rPr>
              <w:t>CAPA Servicios</w:t>
            </w:r>
            <w:r w:rsidR="1667DC91" w:rsidRPr="56C14158">
              <w:rPr>
                <w:rFonts w:ascii="Consolas" w:eastAsia="Consolas" w:hAnsi="Consolas" w:cs="Consolas"/>
                <w:color w:val="000000" w:themeColor="text1"/>
                <w:sz w:val="21"/>
                <w:szCs w:val="21"/>
                <w:lang w:val="es-ES"/>
              </w:rPr>
              <w:t xml:space="preserve">: lógica de negocio </w:t>
            </w:r>
          </w:p>
          <w:p w14:paraId="79D11144" w14:textId="48831D81" w:rsidR="63F6EFFF" w:rsidRDefault="63F6EFFF" w:rsidP="56C14158">
            <w:pPr>
              <w:shd w:val="clear" w:color="auto" w:fill="FFFFFF" w:themeFill="background1"/>
              <w:spacing w:after="0" w:line="285" w:lineRule="auto"/>
              <w:rPr>
                <w:rFonts w:ascii="Consolas" w:eastAsia="Consolas" w:hAnsi="Consolas" w:cs="Consolas"/>
                <w:color w:val="000000" w:themeColor="text1"/>
                <w:sz w:val="21"/>
                <w:szCs w:val="21"/>
              </w:rPr>
            </w:pPr>
            <w:r w:rsidRPr="56C14158">
              <w:rPr>
                <w:rFonts w:ascii="Consolas" w:eastAsia="Consolas" w:hAnsi="Consolas" w:cs="Consolas"/>
                <w:color w:val="000000" w:themeColor="text1"/>
                <w:sz w:val="21"/>
                <w:szCs w:val="21"/>
              </w:rPr>
              <w:t>Package: es.tsystems.genomics.request.healthcare.services</w:t>
            </w:r>
          </w:p>
          <w:p w14:paraId="44BB0A8F" w14:textId="530990A2" w:rsidR="63F6EFFF" w:rsidRDefault="63F6EFFF" w:rsidP="56C14158">
            <w:pPr>
              <w:shd w:val="clear" w:color="auto" w:fill="FFFFFF" w:themeFill="background1"/>
              <w:spacing w:after="0" w:line="285" w:lineRule="auto"/>
              <w:rPr>
                <w:rFonts w:ascii="Consolas" w:eastAsia="Consolas" w:hAnsi="Consolas" w:cs="Consolas"/>
                <w:color w:val="000000" w:themeColor="text1"/>
                <w:sz w:val="21"/>
                <w:szCs w:val="21"/>
                <w:lang w:val="es-ES"/>
              </w:rPr>
            </w:pPr>
            <w:r w:rsidRPr="56C14158">
              <w:rPr>
                <w:rFonts w:ascii="Consolas" w:eastAsia="Consolas" w:hAnsi="Consolas" w:cs="Consolas"/>
                <w:color w:val="000000" w:themeColor="text1"/>
                <w:sz w:val="21"/>
                <w:szCs w:val="21"/>
                <w:lang w:val="es-ES"/>
              </w:rPr>
              <w:t>Libraries: *</w:t>
            </w:r>
          </w:p>
          <w:p w14:paraId="7EBC52D7" w14:textId="22CBABA0" w:rsidR="63F6EFFF" w:rsidRDefault="63F6EFFF" w:rsidP="56C14158">
            <w:pPr>
              <w:shd w:val="clear" w:color="auto" w:fill="FFFFFF" w:themeFill="background1"/>
              <w:spacing w:after="0" w:line="285" w:lineRule="auto"/>
              <w:rPr>
                <w:rFonts w:ascii="Consolas" w:eastAsia="Consolas" w:hAnsi="Consolas" w:cs="Consolas"/>
                <w:color w:val="000000" w:themeColor="text1"/>
                <w:sz w:val="21"/>
                <w:szCs w:val="21"/>
                <w:lang w:val="en-US"/>
              </w:rPr>
            </w:pPr>
            <w:r w:rsidRPr="56C14158">
              <w:rPr>
                <w:rFonts w:ascii="Consolas" w:eastAsia="Consolas" w:hAnsi="Consolas" w:cs="Consolas"/>
                <w:color w:val="000000" w:themeColor="text1"/>
                <w:sz w:val="21"/>
                <w:szCs w:val="21"/>
                <w:lang w:val="en-US"/>
              </w:rPr>
              <w:t xml:space="preserve">Classes: </w:t>
            </w:r>
            <w:r w:rsidR="3E26048F" w:rsidRPr="56C14158">
              <w:rPr>
                <w:rFonts w:ascii="Consolas" w:eastAsia="Consolas" w:hAnsi="Consolas" w:cs="Consolas"/>
                <w:color w:val="000000" w:themeColor="text1"/>
                <w:sz w:val="21"/>
                <w:szCs w:val="21"/>
                <w:lang w:val="en-US"/>
              </w:rPr>
              <w:t>RequestStateMachineService</w:t>
            </w:r>
          </w:p>
          <w:p w14:paraId="3479B12C" w14:textId="0748E678" w:rsidR="3E26048F" w:rsidRDefault="3E26048F" w:rsidP="56C14158">
            <w:pPr>
              <w:shd w:val="clear" w:color="auto" w:fill="FFFFFF" w:themeFill="background1"/>
              <w:spacing w:after="0" w:line="285" w:lineRule="auto"/>
              <w:rPr>
                <w:rFonts w:ascii="Consolas" w:eastAsia="Consolas" w:hAnsi="Consolas" w:cs="Consolas"/>
                <w:color w:val="000000" w:themeColor="text1"/>
                <w:sz w:val="21"/>
                <w:szCs w:val="21"/>
                <w:lang w:val="en-US"/>
              </w:rPr>
            </w:pPr>
            <w:r w:rsidRPr="56C14158">
              <w:rPr>
                <w:rFonts w:ascii="Consolas" w:eastAsia="Consolas" w:hAnsi="Consolas" w:cs="Consolas"/>
                <w:color w:val="000000" w:themeColor="text1"/>
                <w:sz w:val="21"/>
                <w:szCs w:val="21"/>
                <w:lang w:val="en-US"/>
              </w:rPr>
              <w:t xml:space="preserve">         RequestStateMachineConfig</w:t>
            </w:r>
          </w:p>
          <w:p w14:paraId="02DA94FC" w14:textId="0AA86B12" w:rsidR="3E26048F" w:rsidRDefault="3E26048F" w:rsidP="56C14158">
            <w:pPr>
              <w:shd w:val="clear" w:color="auto" w:fill="FFFFFF" w:themeFill="background1"/>
              <w:spacing w:after="0" w:line="285" w:lineRule="auto"/>
              <w:rPr>
                <w:rFonts w:ascii="Consolas" w:eastAsia="Consolas" w:hAnsi="Consolas" w:cs="Consolas"/>
                <w:color w:val="000000" w:themeColor="text1"/>
                <w:sz w:val="21"/>
                <w:szCs w:val="21"/>
                <w:lang w:val="en-US"/>
              </w:rPr>
            </w:pPr>
            <w:r w:rsidRPr="56C14158">
              <w:rPr>
                <w:rFonts w:ascii="Consolas" w:eastAsia="Consolas" w:hAnsi="Consolas" w:cs="Consolas"/>
                <w:color w:val="000000" w:themeColor="text1"/>
                <w:sz w:val="21"/>
                <w:szCs w:val="21"/>
                <w:lang w:val="en-US"/>
              </w:rPr>
              <w:t xml:space="preserve">         </w:t>
            </w:r>
            <w:r w:rsidR="605BACC0" w:rsidRPr="56C14158">
              <w:rPr>
                <w:rFonts w:ascii="Consolas" w:eastAsia="Consolas" w:hAnsi="Consolas" w:cs="Consolas"/>
                <w:color w:val="000000" w:themeColor="text1"/>
                <w:sz w:val="21"/>
                <w:szCs w:val="21"/>
                <w:lang w:val="en-US"/>
              </w:rPr>
              <w:t>ActionsService</w:t>
            </w:r>
          </w:p>
          <w:p w14:paraId="054A554F" w14:textId="713B66F4" w:rsidR="605BACC0" w:rsidRDefault="605BACC0" w:rsidP="56C14158">
            <w:pPr>
              <w:shd w:val="clear" w:color="auto" w:fill="FFFFFF" w:themeFill="background1"/>
              <w:spacing w:after="0" w:line="285" w:lineRule="auto"/>
            </w:pPr>
            <w:r w:rsidRPr="56C14158">
              <w:rPr>
                <w:rFonts w:ascii="Consolas" w:eastAsia="Consolas" w:hAnsi="Consolas" w:cs="Consolas"/>
                <w:color w:val="000000" w:themeColor="text1"/>
                <w:sz w:val="21"/>
                <w:szCs w:val="21"/>
                <w:lang w:val="es-ES"/>
              </w:rPr>
              <w:t xml:space="preserve">         AnalysisClinicalService</w:t>
            </w:r>
          </w:p>
          <w:p w14:paraId="3E1BFE51" w14:textId="237D9C90" w:rsidR="605BACC0" w:rsidRDefault="605BACC0" w:rsidP="56C14158">
            <w:pPr>
              <w:shd w:val="clear" w:color="auto" w:fill="FFFFFF" w:themeFill="background1"/>
              <w:spacing w:after="0" w:line="285" w:lineRule="auto"/>
            </w:pPr>
            <w:r w:rsidRPr="56C14158">
              <w:rPr>
                <w:rFonts w:ascii="Consolas" w:eastAsia="Consolas" w:hAnsi="Consolas" w:cs="Consolas"/>
                <w:color w:val="000000" w:themeColor="text1"/>
                <w:sz w:val="21"/>
                <w:szCs w:val="21"/>
                <w:lang w:val="es-ES"/>
              </w:rPr>
              <w:t xml:space="preserve">         FilesService</w:t>
            </w:r>
          </w:p>
          <w:p w14:paraId="540668ED" w14:textId="13DD2976" w:rsidR="605BACC0" w:rsidRDefault="605BACC0" w:rsidP="56C14158">
            <w:pPr>
              <w:shd w:val="clear" w:color="auto" w:fill="FFFFFF" w:themeFill="background1"/>
              <w:spacing w:after="0" w:line="285" w:lineRule="auto"/>
            </w:pPr>
            <w:r w:rsidRPr="56C14158">
              <w:rPr>
                <w:rFonts w:ascii="Consolas" w:eastAsia="Consolas" w:hAnsi="Consolas" w:cs="Consolas"/>
                <w:color w:val="000000" w:themeColor="text1"/>
                <w:sz w:val="21"/>
                <w:szCs w:val="21"/>
                <w:lang w:val="es-ES"/>
              </w:rPr>
              <w:t xml:space="preserve">         IndividualService</w:t>
            </w:r>
          </w:p>
          <w:p w14:paraId="5E7D92B2" w14:textId="1CB50D64" w:rsidR="605BACC0" w:rsidRDefault="605BACC0" w:rsidP="56C14158">
            <w:pPr>
              <w:shd w:val="clear" w:color="auto" w:fill="FFFFFF" w:themeFill="background1"/>
              <w:spacing w:after="0" w:line="285" w:lineRule="auto"/>
            </w:pPr>
            <w:r w:rsidRPr="56C14158">
              <w:rPr>
                <w:rFonts w:ascii="Consolas" w:eastAsia="Consolas" w:hAnsi="Consolas" w:cs="Consolas"/>
                <w:color w:val="000000" w:themeColor="text1"/>
                <w:sz w:val="21"/>
                <w:szCs w:val="21"/>
                <w:lang w:val="es-ES"/>
              </w:rPr>
              <w:t xml:space="preserve">         RequestCreator</w:t>
            </w:r>
          </w:p>
          <w:p w14:paraId="15C83273" w14:textId="38A861BE" w:rsidR="605BACC0" w:rsidRDefault="605BACC0" w:rsidP="56C14158">
            <w:pPr>
              <w:shd w:val="clear" w:color="auto" w:fill="FFFFFF" w:themeFill="background1"/>
              <w:spacing w:after="0" w:line="285" w:lineRule="auto"/>
            </w:pPr>
            <w:r w:rsidRPr="56C14158">
              <w:rPr>
                <w:rFonts w:ascii="Consolas" w:eastAsia="Consolas" w:hAnsi="Consolas" w:cs="Consolas"/>
                <w:color w:val="000000" w:themeColor="text1"/>
                <w:sz w:val="21"/>
                <w:szCs w:val="21"/>
                <w:lang w:val="es-ES"/>
              </w:rPr>
              <w:t xml:space="preserve">         RequestPreparationService</w:t>
            </w:r>
          </w:p>
          <w:p w14:paraId="5F4690A3" w14:textId="39D04314" w:rsidR="605BACC0" w:rsidRDefault="605BACC0" w:rsidP="56C14158">
            <w:pPr>
              <w:shd w:val="clear" w:color="auto" w:fill="FFFFFF" w:themeFill="background1"/>
              <w:spacing w:after="0" w:line="285" w:lineRule="auto"/>
            </w:pPr>
            <w:r w:rsidRPr="56C14158">
              <w:rPr>
                <w:rFonts w:ascii="Consolas" w:eastAsia="Consolas" w:hAnsi="Consolas" w:cs="Consolas"/>
                <w:color w:val="000000" w:themeColor="text1"/>
                <w:sz w:val="21"/>
                <w:szCs w:val="21"/>
                <w:lang w:val="es-ES"/>
              </w:rPr>
              <w:t xml:space="preserve">         RequestService</w:t>
            </w:r>
          </w:p>
          <w:p w14:paraId="113C7DB7" w14:textId="6EAB0520" w:rsidR="605BACC0" w:rsidRDefault="605BACC0" w:rsidP="56C14158">
            <w:pPr>
              <w:shd w:val="clear" w:color="auto" w:fill="FFFFFF" w:themeFill="background1"/>
              <w:spacing w:after="0" w:line="285" w:lineRule="auto"/>
            </w:pPr>
            <w:r w:rsidRPr="56C14158">
              <w:rPr>
                <w:rFonts w:ascii="Consolas" w:eastAsia="Consolas" w:hAnsi="Consolas" w:cs="Consolas"/>
                <w:color w:val="000000" w:themeColor="text1"/>
                <w:sz w:val="21"/>
                <w:szCs w:val="21"/>
                <w:lang w:val="es-ES"/>
              </w:rPr>
              <w:t xml:space="preserve">         SampleService</w:t>
            </w:r>
          </w:p>
          <w:p w14:paraId="6DF40C62" w14:textId="23EDDCC0" w:rsidR="605BACC0" w:rsidRDefault="605BACC0" w:rsidP="56C14158">
            <w:pPr>
              <w:shd w:val="clear" w:color="auto" w:fill="FFFFFF" w:themeFill="background1"/>
              <w:spacing w:after="0" w:line="285" w:lineRule="auto"/>
            </w:pPr>
            <w:r w:rsidRPr="56C14158">
              <w:rPr>
                <w:rFonts w:ascii="Consolas" w:eastAsia="Consolas" w:hAnsi="Consolas" w:cs="Consolas"/>
                <w:color w:val="000000" w:themeColor="text1"/>
                <w:sz w:val="21"/>
                <w:szCs w:val="21"/>
                <w:lang w:val="es-ES"/>
              </w:rPr>
              <w:t xml:space="preserve">         SampleTypeService</w:t>
            </w:r>
          </w:p>
          <w:p w14:paraId="51C475B9" w14:textId="758324CB" w:rsidR="605BACC0" w:rsidRDefault="605BACC0" w:rsidP="56C14158">
            <w:pPr>
              <w:shd w:val="clear" w:color="auto" w:fill="FFFFFF" w:themeFill="background1"/>
              <w:spacing w:after="0" w:line="285" w:lineRule="auto"/>
            </w:pPr>
            <w:r w:rsidRPr="56C14158">
              <w:rPr>
                <w:rFonts w:ascii="Consolas" w:eastAsia="Consolas" w:hAnsi="Consolas" w:cs="Consolas"/>
                <w:color w:val="000000" w:themeColor="text1"/>
                <w:sz w:val="21"/>
                <w:szCs w:val="21"/>
                <w:lang w:val="es-ES"/>
              </w:rPr>
              <w:t xml:space="preserve">         SequenceGeneratorService</w:t>
            </w:r>
          </w:p>
          <w:p w14:paraId="7F93343D" w14:textId="1011FF21" w:rsidR="605BACC0" w:rsidRDefault="605BACC0" w:rsidP="56C14158">
            <w:pPr>
              <w:shd w:val="clear" w:color="auto" w:fill="FFFFFF" w:themeFill="background1"/>
              <w:spacing w:after="0" w:line="285" w:lineRule="auto"/>
              <w:rPr>
                <w:rFonts w:ascii="Consolas" w:eastAsia="Consolas" w:hAnsi="Consolas" w:cs="Consolas"/>
                <w:color w:val="000000" w:themeColor="text1"/>
                <w:sz w:val="21"/>
                <w:szCs w:val="21"/>
                <w:lang w:val="es-ES"/>
              </w:rPr>
            </w:pPr>
            <w:r w:rsidRPr="56C14158">
              <w:rPr>
                <w:rFonts w:ascii="Consolas" w:eastAsia="Consolas" w:hAnsi="Consolas" w:cs="Consolas"/>
                <w:color w:val="000000" w:themeColor="text1"/>
                <w:sz w:val="21"/>
                <w:szCs w:val="21"/>
                <w:lang w:val="es-ES"/>
              </w:rPr>
              <w:t xml:space="preserve">         ValidateService</w:t>
            </w:r>
          </w:p>
        </w:tc>
      </w:tr>
    </w:tbl>
    <w:p w14:paraId="4AB28A7D" w14:textId="6E54C4D5" w:rsidR="56C14158" w:rsidRDefault="56C14158" w:rsidP="56C14158">
      <w:pPr>
        <w:pStyle w:val="BodyText"/>
        <w:rPr>
          <w:lang w:val="es-ES"/>
        </w:rPr>
      </w:pPr>
    </w:p>
    <w:p w14:paraId="414C51B4" w14:textId="70A69A4A" w:rsidR="56C14158" w:rsidRDefault="56C14158" w:rsidP="56C14158">
      <w:pPr>
        <w:pStyle w:val="BodyText"/>
        <w:rPr>
          <w:lang w:val="es-ES"/>
        </w:rPr>
      </w:pPr>
    </w:p>
    <w:p w14:paraId="771253F2" w14:textId="15C971CD" w:rsidR="2384E24F" w:rsidRDefault="2384E24F" w:rsidP="34D9565B">
      <w:pPr>
        <w:pStyle w:val="Heading5"/>
        <w:rPr>
          <w:bCs/>
        </w:rPr>
      </w:pPr>
      <w:r>
        <w:t>Diagrama de secuencia</w:t>
      </w:r>
    </w:p>
    <w:p w14:paraId="5281EDD8" w14:textId="47B20357" w:rsidR="0316E806" w:rsidRDefault="0316E806" w:rsidP="34D9565B">
      <w:pPr>
        <w:pStyle w:val="BodyText"/>
      </w:pPr>
      <w:r>
        <w:t>Para la secuencia de llamadas se presenta el siguiente diagrama simplificado en el que no se detallan las posibles bifurcaciones del flujo en las llamadas, si no una mera representación de los posibles métodos invocados y el orden.</w:t>
      </w:r>
    </w:p>
    <w:p w14:paraId="05DB986E" w14:textId="1E965F25" w:rsidR="0316E806" w:rsidRDefault="0316E806" w:rsidP="34D9565B">
      <w:pPr>
        <w:pStyle w:val="BodyText"/>
      </w:pPr>
      <w:r>
        <w:t>El detalle de la lógica se puede observar en los diagramas de actividad posteriores.</w:t>
      </w:r>
    </w:p>
    <w:p w14:paraId="53902B40" w14:textId="3F8190D5" w:rsidR="0316E806" w:rsidRDefault="0316E806" w:rsidP="34D9565B">
      <w:pPr>
        <w:pStyle w:val="BodyText"/>
      </w:pPr>
      <w:r>
        <w:rPr>
          <w:noProof/>
        </w:rPr>
        <w:drawing>
          <wp:inline distT="0" distB="0" distL="0" distR="0" wp14:anchorId="11967122" wp14:editId="6746D897">
            <wp:extent cx="6105525" cy="5372100"/>
            <wp:effectExtent l="0" t="0" r="0" b="0"/>
            <wp:docPr id="1319510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10286" name="Picture 1319510286"/>
                    <pic:cNvPicPr/>
                  </pic:nvPicPr>
                  <pic:blipFill>
                    <a:blip r:embed="rId26">
                      <a:extLst>
                        <a:ext uri="{28A0092B-C50C-407E-A947-70E740481C1C}">
                          <a14:useLocalDpi xmlns:a14="http://schemas.microsoft.com/office/drawing/2010/main"/>
                        </a:ext>
                      </a:extLst>
                    </a:blip>
                    <a:stretch>
                      <a:fillRect/>
                    </a:stretch>
                  </pic:blipFill>
                  <pic:spPr>
                    <a:xfrm>
                      <a:off x="0" y="0"/>
                      <a:ext cx="6105525" cy="5372100"/>
                    </a:xfrm>
                    <a:prstGeom prst="rect">
                      <a:avLst/>
                    </a:prstGeom>
                  </pic:spPr>
                </pic:pic>
              </a:graphicData>
            </a:graphic>
          </wp:inline>
        </w:drawing>
      </w:r>
    </w:p>
    <w:p w14:paraId="5E2128CF" w14:textId="7E516695" w:rsidR="34D9565B" w:rsidRDefault="34D9565B" w:rsidP="34D9565B">
      <w:pPr>
        <w:pStyle w:val="BodyText"/>
      </w:pPr>
    </w:p>
    <w:p w14:paraId="471D0492" w14:textId="1DE117FC" w:rsidR="0316E806" w:rsidRDefault="0316E806" w:rsidP="34D9565B">
      <w:pPr>
        <w:pStyle w:val="Heading5"/>
      </w:pPr>
      <w:r w:rsidRPr="34D9565B">
        <w:t>Diagramas de actividad</w:t>
      </w:r>
    </w:p>
    <w:p w14:paraId="5043AA02" w14:textId="5F2BCEAB" w:rsidR="0316E806" w:rsidRDefault="0316E806" w:rsidP="34D9565B">
      <w:pPr>
        <w:spacing w:after="160" w:line="257" w:lineRule="auto"/>
      </w:pPr>
      <w:r w:rsidRPr="34D9565B">
        <w:rPr>
          <w:rFonts w:eastAsia="Arial" w:cs="Arial"/>
        </w:rPr>
        <w:t>Se han contemplado las diferentes casuísticas y realizado un diseño enfocado en la minimización de invocaciones hacia tomic. Para ello se han tenido en cuenta las siguientes particularidades de las interfaces existentes de Opencga:</w:t>
      </w:r>
    </w:p>
    <w:p w14:paraId="719D136F" w14:textId="54947A40" w:rsidR="0316E806" w:rsidRDefault="0316E806" w:rsidP="34D9565B">
      <w:pPr>
        <w:pStyle w:val="ListParagraph"/>
        <w:numPr>
          <w:ilvl w:val="0"/>
          <w:numId w:val="1"/>
        </w:numPr>
        <w:spacing w:after="0" w:line="257" w:lineRule="auto"/>
        <w:rPr>
          <w:rFonts w:eastAsia="Arial" w:cs="Arial"/>
        </w:rPr>
      </w:pPr>
      <w:r w:rsidRPr="34D9565B">
        <w:rPr>
          <w:rFonts w:eastAsia="Arial" w:cs="Arial"/>
        </w:rPr>
        <w:t>Sample Create</w:t>
      </w:r>
    </w:p>
    <w:p w14:paraId="2D593FBE" w14:textId="26DAB7A6" w:rsidR="0316E806" w:rsidRDefault="0316E806" w:rsidP="34D9565B">
      <w:pPr>
        <w:pStyle w:val="ListParagraph"/>
        <w:numPr>
          <w:ilvl w:val="1"/>
          <w:numId w:val="1"/>
        </w:numPr>
        <w:spacing w:after="0" w:line="257" w:lineRule="auto"/>
        <w:rPr>
          <w:rFonts w:eastAsia="Arial" w:cs="Arial"/>
        </w:rPr>
      </w:pPr>
      <w:r w:rsidRPr="34D9565B">
        <w:rPr>
          <w:rFonts w:eastAsia="Arial" w:cs="Arial"/>
        </w:rPr>
        <w:t>No se pueden asociar ficheros a una muestra en este paso</w:t>
      </w:r>
    </w:p>
    <w:p w14:paraId="15EC8209" w14:textId="4F23B43E" w:rsidR="0316E806" w:rsidRDefault="0316E806" w:rsidP="34D9565B">
      <w:pPr>
        <w:pStyle w:val="ListParagraph"/>
        <w:numPr>
          <w:ilvl w:val="1"/>
          <w:numId w:val="1"/>
        </w:numPr>
        <w:spacing w:after="0" w:line="257" w:lineRule="auto"/>
        <w:rPr>
          <w:rFonts w:eastAsia="Arial" w:cs="Arial"/>
        </w:rPr>
      </w:pPr>
      <w:r w:rsidRPr="34D9565B">
        <w:rPr>
          <w:rFonts w:eastAsia="Arial" w:cs="Arial"/>
        </w:rPr>
        <w:t>Si se informa individuo tiene que estar creado</w:t>
      </w:r>
    </w:p>
    <w:p w14:paraId="37435358" w14:textId="172E0D6E" w:rsidR="0316E806" w:rsidRDefault="0316E806" w:rsidP="34D9565B">
      <w:pPr>
        <w:pStyle w:val="ListParagraph"/>
        <w:numPr>
          <w:ilvl w:val="0"/>
          <w:numId w:val="1"/>
        </w:numPr>
        <w:spacing w:after="0" w:line="257" w:lineRule="auto"/>
        <w:rPr>
          <w:rFonts w:eastAsia="Arial" w:cs="Arial"/>
        </w:rPr>
      </w:pPr>
      <w:r w:rsidRPr="34D9565B">
        <w:rPr>
          <w:rFonts w:eastAsia="Arial" w:cs="Arial"/>
        </w:rPr>
        <w:t>Sample Update</w:t>
      </w:r>
    </w:p>
    <w:p w14:paraId="6073AF7E" w14:textId="0D3B9C08" w:rsidR="0316E806" w:rsidRDefault="0316E806" w:rsidP="34D9565B">
      <w:pPr>
        <w:pStyle w:val="ListParagraph"/>
        <w:numPr>
          <w:ilvl w:val="1"/>
          <w:numId w:val="1"/>
        </w:numPr>
        <w:spacing w:after="0" w:line="257" w:lineRule="auto"/>
        <w:rPr>
          <w:rFonts w:eastAsia="Arial" w:cs="Arial"/>
        </w:rPr>
      </w:pPr>
      <w:r w:rsidRPr="34D9565B">
        <w:rPr>
          <w:rFonts w:eastAsia="Arial" w:cs="Arial"/>
        </w:rPr>
        <w:t>No permite la asociación de ficheros, se hace con files/update</w:t>
      </w:r>
    </w:p>
    <w:p w14:paraId="3D1B923B" w14:textId="46FC186F" w:rsidR="0316E806" w:rsidRDefault="0316E806" w:rsidP="34D9565B">
      <w:pPr>
        <w:pStyle w:val="ListParagraph"/>
        <w:numPr>
          <w:ilvl w:val="0"/>
          <w:numId w:val="1"/>
        </w:numPr>
        <w:spacing w:after="0" w:line="257" w:lineRule="auto"/>
        <w:rPr>
          <w:rFonts w:eastAsia="Arial" w:cs="Arial"/>
        </w:rPr>
      </w:pPr>
      <w:r w:rsidRPr="34D9565B">
        <w:rPr>
          <w:rFonts w:eastAsia="Arial" w:cs="Arial"/>
        </w:rPr>
        <w:t>Individual Create</w:t>
      </w:r>
    </w:p>
    <w:p w14:paraId="1FD4C189" w14:textId="729B2962" w:rsidR="0316E806" w:rsidRDefault="0316E806" w:rsidP="34D9565B">
      <w:pPr>
        <w:pStyle w:val="ListParagraph"/>
        <w:numPr>
          <w:ilvl w:val="1"/>
          <w:numId w:val="1"/>
        </w:numPr>
        <w:spacing w:after="0" w:line="257" w:lineRule="auto"/>
        <w:rPr>
          <w:rFonts w:eastAsia="Arial" w:cs="Arial"/>
        </w:rPr>
      </w:pPr>
      <w:r w:rsidRPr="34D9565B">
        <w:rPr>
          <w:rFonts w:eastAsia="Arial" w:cs="Arial"/>
        </w:rPr>
        <w:t>Se puede informar de un sample para su creación (en body)</w:t>
      </w:r>
    </w:p>
    <w:p w14:paraId="7F9AB5E0" w14:textId="23BCB531" w:rsidR="0316E806" w:rsidRDefault="0316E806" w:rsidP="34D9565B">
      <w:pPr>
        <w:pStyle w:val="ListParagraph"/>
        <w:numPr>
          <w:ilvl w:val="1"/>
          <w:numId w:val="1"/>
        </w:numPr>
        <w:spacing w:after="0" w:line="257" w:lineRule="auto"/>
        <w:rPr>
          <w:rFonts w:eastAsia="Arial" w:cs="Arial"/>
        </w:rPr>
      </w:pPr>
      <w:r w:rsidRPr="34D9565B">
        <w:rPr>
          <w:rFonts w:eastAsia="Arial" w:cs="Arial"/>
        </w:rPr>
        <w:t>Se puede informar de un sample para su vinculación (query param samplesAction=ADD)</w:t>
      </w:r>
    </w:p>
    <w:p w14:paraId="4730414F" w14:textId="67AB2AC0" w:rsidR="0316E806" w:rsidRDefault="0316E806" w:rsidP="34D9565B">
      <w:pPr>
        <w:pStyle w:val="ListParagraph"/>
        <w:numPr>
          <w:ilvl w:val="0"/>
          <w:numId w:val="1"/>
        </w:numPr>
        <w:spacing w:after="0" w:line="257" w:lineRule="auto"/>
        <w:rPr>
          <w:rFonts w:eastAsia="Arial" w:cs="Arial"/>
        </w:rPr>
      </w:pPr>
      <w:r w:rsidRPr="34D9565B">
        <w:rPr>
          <w:rFonts w:eastAsia="Arial" w:cs="Arial"/>
        </w:rPr>
        <w:t xml:space="preserve">Files Update: </w:t>
      </w:r>
    </w:p>
    <w:p w14:paraId="316AA6A0" w14:textId="116C1236" w:rsidR="0316E806" w:rsidRDefault="0316E806" w:rsidP="34D9565B">
      <w:pPr>
        <w:pStyle w:val="ListParagraph"/>
        <w:numPr>
          <w:ilvl w:val="1"/>
          <w:numId w:val="1"/>
        </w:numPr>
        <w:spacing w:after="0" w:line="257" w:lineRule="auto"/>
        <w:rPr>
          <w:rFonts w:eastAsia="Arial" w:cs="Arial"/>
        </w:rPr>
      </w:pPr>
      <w:r w:rsidRPr="34D9565B">
        <w:rPr>
          <w:rFonts w:eastAsia="Arial" w:cs="Arial"/>
        </w:rPr>
        <w:t>Se pueden vincular a N ficheros, N samples.</w:t>
      </w:r>
    </w:p>
    <w:p w14:paraId="7FB29A1E" w14:textId="51493C8E" w:rsidR="34D9565B" w:rsidRDefault="34D9565B" w:rsidP="34D9565B">
      <w:pPr>
        <w:pStyle w:val="BodyText"/>
      </w:pPr>
    </w:p>
    <w:p w14:paraId="59485020" w14:textId="01375712" w:rsidR="19728BE3" w:rsidRDefault="19728BE3" w:rsidP="56C14158">
      <w:pPr>
        <w:pStyle w:val="BodyText"/>
      </w:pPr>
      <w:r w:rsidRPr="56C14158">
        <w:rPr>
          <w:lang w:val="es-ES"/>
        </w:rPr>
        <w:t>Los siguientes diagramas de actividad corresponden a la lógica de las etapas descritas en apartados anteriores.</w:t>
      </w:r>
    </w:p>
    <w:p w14:paraId="39A43CA3" w14:textId="5EE37DD9" w:rsidR="0316E806" w:rsidRDefault="0316E806" w:rsidP="34D9565B">
      <w:pPr>
        <w:pStyle w:val="BodyText"/>
      </w:pPr>
      <w:r>
        <w:rPr>
          <w:noProof/>
        </w:rPr>
        <w:drawing>
          <wp:inline distT="0" distB="0" distL="0" distR="0" wp14:anchorId="47F9F6F5" wp14:editId="72851533">
            <wp:extent cx="4391638" cy="5830114"/>
            <wp:effectExtent l="0" t="0" r="0" b="0"/>
            <wp:docPr id="21098339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33969" name="Picture 2109833969"/>
                    <pic:cNvPicPr/>
                  </pic:nvPicPr>
                  <pic:blipFill>
                    <a:blip r:embed="rId27">
                      <a:extLst>
                        <a:ext uri="{28A0092B-C50C-407E-A947-70E740481C1C}">
                          <a14:useLocalDpi xmlns:a14="http://schemas.microsoft.com/office/drawing/2010/main"/>
                        </a:ext>
                      </a:extLst>
                    </a:blip>
                    <a:stretch>
                      <a:fillRect/>
                    </a:stretch>
                  </pic:blipFill>
                  <pic:spPr>
                    <a:xfrm>
                      <a:off x="0" y="0"/>
                      <a:ext cx="4391638" cy="5830114"/>
                    </a:xfrm>
                    <a:prstGeom prst="rect">
                      <a:avLst/>
                    </a:prstGeom>
                  </pic:spPr>
                </pic:pic>
              </a:graphicData>
            </a:graphic>
          </wp:inline>
        </w:drawing>
      </w:r>
    </w:p>
    <w:p w14:paraId="045B64A6" w14:textId="5BF1C658" w:rsidR="34D9565B" w:rsidRDefault="34D9565B" w:rsidP="34D9565B">
      <w:pPr>
        <w:pStyle w:val="BodyText"/>
      </w:pPr>
    </w:p>
    <w:p w14:paraId="6E1B25C6" w14:textId="1B735D28" w:rsidR="0316E806" w:rsidRDefault="0316E806" w:rsidP="34D9565B">
      <w:pPr>
        <w:pStyle w:val="BodyText"/>
      </w:pPr>
      <w:r>
        <w:rPr>
          <w:noProof/>
        </w:rPr>
        <w:drawing>
          <wp:inline distT="0" distB="0" distL="0" distR="0" wp14:anchorId="4BC844DC" wp14:editId="7060FCA6">
            <wp:extent cx="4553586" cy="4391638"/>
            <wp:effectExtent l="0" t="0" r="0" b="0"/>
            <wp:docPr id="7374943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94325" name="Picture 737494325"/>
                    <pic:cNvPicPr/>
                  </pic:nvPicPr>
                  <pic:blipFill>
                    <a:blip r:embed="rId28">
                      <a:extLst>
                        <a:ext uri="{28A0092B-C50C-407E-A947-70E740481C1C}">
                          <a14:useLocalDpi xmlns:a14="http://schemas.microsoft.com/office/drawing/2010/main"/>
                        </a:ext>
                      </a:extLst>
                    </a:blip>
                    <a:stretch>
                      <a:fillRect/>
                    </a:stretch>
                  </pic:blipFill>
                  <pic:spPr>
                    <a:xfrm>
                      <a:off x="0" y="0"/>
                      <a:ext cx="4553586" cy="4391638"/>
                    </a:xfrm>
                    <a:prstGeom prst="rect">
                      <a:avLst/>
                    </a:prstGeom>
                  </pic:spPr>
                </pic:pic>
              </a:graphicData>
            </a:graphic>
          </wp:inline>
        </w:drawing>
      </w:r>
    </w:p>
    <w:p w14:paraId="78421A2D" w14:textId="16D205CE" w:rsidR="0316E806" w:rsidRDefault="0316E806" w:rsidP="34D9565B">
      <w:pPr>
        <w:pStyle w:val="BodyText"/>
      </w:pPr>
      <w:r>
        <w:rPr>
          <w:noProof/>
        </w:rPr>
        <w:drawing>
          <wp:inline distT="0" distB="0" distL="0" distR="0" wp14:anchorId="5C2E9F79" wp14:editId="00A63DA6">
            <wp:extent cx="2695951" cy="1943371"/>
            <wp:effectExtent l="0" t="0" r="0" b="0"/>
            <wp:docPr id="10103387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38762" name="Picture 1010338762"/>
                    <pic:cNvPicPr/>
                  </pic:nvPicPr>
                  <pic:blipFill>
                    <a:blip r:embed="rId29">
                      <a:extLst>
                        <a:ext uri="{28A0092B-C50C-407E-A947-70E740481C1C}">
                          <a14:useLocalDpi xmlns:a14="http://schemas.microsoft.com/office/drawing/2010/main"/>
                        </a:ext>
                      </a:extLst>
                    </a:blip>
                    <a:stretch>
                      <a:fillRect/>
                    </a:stretch>
                  </pic:blipFill>
                  <pic:spPr>
                    <a:xfrm>
                      <a:off x="0" y="0"/>
                      <a:ext cx="2695951" cy="1943371"/>
                    </a:xfrm>
                    <a:prstGeom prst="rect">
                      <a:avLst/>
                    </a:prstGeom>
                  </pic:spPr>
                </pic:pic>
              </a:graphicData>
            </a:graphic>
          </wp:inline>
        </w:drawing>
      </w:r>
    </w:p>
    <w:p w14:paraId="19567C96" w14:textId="7A5969CB" w:rsidR="550987BF" w:rsidRDefault="550987BF" w:rsidP="34D9565B">
      <w:pPr>
        <w:pStyle w:val="Heading5"/>
      </w:pPr>
      <w:r>
        <w:t>API y endpoints</w:t>
      </w:r>
    </w:p>
    <w:tbl>
      <w:tblPr>
        <w:tblStyle w:val="TSTable"/>
        <w:tblW w:w="0" w:type="auto"/>
        <w:tblLook w:val="04A0" w:firstRow="1" w:lastRow="0" w:firstColumn="1" w:lastColumn="0" w:noHBand="0" w:noVBand="1"/>
      </w:tblPr>
      <w:tblGrid>
        <w:gridCol w:w="3114"/>
        <w:gridCol w:w="3114"/>
        <w:gridCol w:w="3115"/>
      </w:tblGrid>
      <w:tr w:rsidR="34D9565B" w14:paraId="3332F2EB" w14:textId="77777777" w:rsidTr="34D9565B">
        <w:trPr>
          <w:cnfStyle w:val="100000000000" w:firstRow="1" w:lastRow="0" w:firstColumn="0" w:lastColumn="0" w:oddVBand="0" w:evenVBand="0" w:oddHBand="0" w:evenHBand="0" w:firstRowFirstColumn="0" w:firstRowLastColumn="0" w:lastRowFirstColumn="0" w:lastRowLastColumn="0"/>
          <w:trHeight w:val="300"/>
        </w:trPr>
        <w:tc>
          <w:tcPr>
            <w:tcW w:w="2552" w:type="dxa"/>
          </w:tcPr>
          <w:p w14:paraId="2DCCFE37" w14:textId="17B38852" w:rsidR="34D9565B" w:rsidRDefault="34D9565B" w:rsidP="34D9565B">
            <w:pPr>
              <w:pStyle w:val="BodyText"/>
              <w:rPr>
                <w:lang w:val="es-ES"/>
              </w:rPr>
            </w:pPr>
            <w:r w:rsidRPr="34D9565B">
              <w:rPr>
                <w:lang w:val="es-ES"/>
              </w:rPr>
              <w:t>Atributo</w:t>
            </w:r>
          </w:p>
        </w:tc>
        <w:tc>
          <w:tcPr>
            <w:tcW w:w="6229" w:type="dxa"/>
            <w:gridSpan w:val="2"/>
          </w:tcPr>
          <w:p w14:paraId="1778A234" w14:textId="6B62A5F7" w:rsidR="34D9565B" w:rsidRDefault="34D9565B" w:rsidP="34D9565B">
            <w:pPr>
              <w:pStyle w:val="BodyText"/>
              <w:rPr>
                <w:lang w:val="es-ES"/>
              </w:rPr>
            </w:pPr>
            <w:r w:rsidRPr="34D9565B">
              <w:rPr>
                <w:lang w:val="es-ES"/>
              </w:rPr>
              <w:t>Valor</w:t>
            </w:r>
          </w:p>
        </w:tc>
      </w:tr>
      <w:tr w:rsidR="34D9565B" w14:paraId="730D4C89" w14:textId="77777777" w:rsidTr="34D9565B">
        <w:trPr>
          <w:trHeight w:val="300"/>
        </w:trPr>
        <w:tc>
          <w:tcPr>
            <w:tcW w:w="2552" w:type="dxa"/>
          </w:tcPr>
          <w:p w14:paraId="1C44CA93" w14:textId="4030DDB9" w:rsidR="34D9565B" w:rsidRDefault="34D9565B" w:rsidP="34D9565B">
            <w:pPr>
              <w:pStyle w:val="BodyText"/>
              <w:rPr>
                <w:lang w:val="es-ES"/>
              </w:rPr>
            </w:pPr>
            <w:r w:rsidRPr="34D9565B">
              <w:rPr>
                <w:lang w:val="es-ES"/>
              </w:rPr>
              <w:t>Path</w:t>
            </w:r>
          </w:p>
        </w:tc>
        <w:tc>
          <w:tcPr>
            <w:tcW w:w="6229" w:type="dxa"/>
            <w:gridSpan w:val="2"/>
          </w:tcPr>
          <w:p w14:paraId="659C0463" w14:textId="2DB6D501" w:rsidR="34D9565B" w:rsidRDefault="34D9565B" w:rsidP="34D9565B">
            <w:pPr>
              <w:pStyle w:val="BodyText"/>
              <w:rPr>
                <w:lang w:val="en-US"/>
              </w:rPr>
            </w:pPr>
            <w:r w:rsidRPr="34D9565B">
              <w:rPr>
                <w:lang w:val="en-US"/>
              </w:rPr>
              <w:t>/webservices/rest/v4/files/link</w:t>
            </w:r>
          </w:p>
        </w:tc>
      </w:tr>
      <w:tr w:rsidR="34D9565B" w14:paraId="4A813839" w14:textId="77777777" w:rsidTr="34D9565B">
        <w:trPr>
          <w:trHeight w:val="300"/>
        </w:trPr>
        <w:tc>
          <w:tcPr>
            <w:tcW w:w="2552" w:type="dxa"/>
          </w:tcPr>
          <w:p w14:paraId="77E461AB" w14:textId="11CB184E" w:rsidR="34D9565B" w:rsidRDefault="34D9565B" w:rsidP="34D9565B">
            <w:pPr>
              <w:pStyle w:val="BodyText"/>
              <w:rPr>
                <w:lang w:val="en-US"/>
              </w:rPr>
            </w:pPr>
            <w:r w:rsidRPr="34D9565B">
              <w:rPr>
                <w:lang w:val="es-ES"/>
              </w:rPr>
              <w:t>Método</w:t>
            </w:r>
          </w:p>
        </w:tc>
        <w:tc>
          <w:tcPr>
            <w:tcW w:w="6229" w:type="dxa"/>
            <w:gridSpan w:val="2"/>
          </w:tcPr>
          <w:p w14:paraId="3E7FF9A3" w14:textId="3770113F" w:rsidR="34D9565B" w:rsidRDefault="34D9565B" w:rsidP="34D9565B">
            <w:pPr>
              <w:pStyle w:val="BodyText"/>
              <w:rPr>
                <w:lang w:val="en-US"/>
              </w:rPr>
            </w:pPr>
            <w:r w:rsidRPr="34D9565B">
              <w:rPr>
                <w:lang w:val="es-ES"/>
              </w:rPr>
              <w:t>POST</w:t>
            </w:r>
          </w:p>
        </w:tc>
      </w:tr>
      <w:tr w:rsidR="34D9565B" w14:paraId="5858B808" w14:textId="77777777" w:rsidTr="34D9565B">
        <w:trPr>
          <w:trHeight w:val="176"/>
        </w:trPr>
        <w:tc>
          <w:tcPr>
            <w:tcW w:w="2552" w:type="dxa"/>
          </w:tcPr>
          <w:p w14:paraId="2DF2813A" w14:textId="124BE8CB" w:rsidR="34D9565B" w:rsidRDefault="34D9565B" w:rsidP="34D9565B">
            <w:pPr>
              <w:pStyle w:val="BodyText"/>
              <w:rPr>
                <w:lang w:val="es-ES"/>
              </w:rPr>
            </w:pPr>
            <w:r w:rsidRPr="34D9565B">
              <w:rPr>
                <w:lang w:val="es-ES"/>
              </w:rPr>
              <w:t>QueryParams</w:t>
            </w:r>
          </w:p>
        </w:tc>
        <w:tc>
          <w:tcPr>
            <w:tcW w:w="3114" w:type="dxa"/>
          </w:tcPr>
          <w:p w14:paraId="4A0215DB" w14:textId="75777938" w:rsidR="34D9565B" w:rsidRDefault="34D9565B" w:rsidP="34D9565B">
            <w:pPr>
              <w:pStyle w:val="BodyText"/>
              <w:rPr>
                <w:lang w:val="en-US"/>
              </w:rPr>
            </w:pPr>
            <w:r w:rsidRPr="34D9565B">
              <w:rPr>
                <w:lang w:val="en-US"/>
              </w:rPr>
              <w:t>studyStr</w:t>
            </w:r>
          </w:p>
        </w:tc>
        <w:tc>
          <w:tcPr>
            <w:tcW w:w="3115" w:type="dxa"/>
          </w:tcPr>
          <w:p w14:paraId="7FC39BDD" w14:textId="0BABE0E0" w:rsidR="34D9565B" w:rsidRDefault="34D9565B" w:rsidP="34D9565B">
            <w:pPr>
              <w:pStyle w:val="BodyText"/>
              <w:rPr>
                <w:lang w:val="en-US"/>
              </w:rPr>
            </w:pPr>
            <w:r w:rsidRPr="34D9565B">
              <w:rPr>
                <w:lang w:val="en-US"/>
              </w:rPr>
              <w:t>String</w:t>
            </w:r>
          </w:p>
        </w:tc>
      </w:tr>
      <w:tr w:rsidR="34D9565B" w14:paraId="7A53ADB8" w14:textId="77777777" w:rsidTr="711B6B1E">
        <w:trPr>
          <w:trHeight w:val="175"/>
        </w:trPr>
        <w:tc>
          <w:tcPr>
            <w:tcW w:w="3114" w:type="dxa"/>
          </w:tcPr>
          <w:p w14:paraId="0C0C1D23" w14:textId="77777777" w:rsidR="009E55CD" w:rsidRDefault="009E55CD"/>
        </w:tc>
        <w:tc>
          <w:tcPr>
            <w:tcW w:w="3114" w:type="dxa"/>
          </w:tcPr>
          <w:p w14:paraId="4BE672D0" w14:textId="1A81D2C4" w:rsidR="34D9565B" w:rsidRDefault="34D9565B" w:rsidP="34D9565B">
            <w:pPr>
              <w:pStyle w:val="BodyText"/>
              <w:rPr>
                <w:lang w:val="en-US"/>
              </w:rPr>
            </w:pPr>
            <w:r w:rsidRPr="34D9565B">
              <w:rPr>
                <w:lang w:val="en-US"/>
              </w:rPr>
              <w:t>parents</w:t>
            </w:r>
          </w:p>
        </w:tc>
        <w:tc>
          <w:tcPr>
            <w:tcW w:w="3115" w:type="dxa"/>
          </w:tcPr>
          <w:p w14:paraId="176C6B49" w14:textId="1CCAFC35" w:rsidR="34D9565B" w:rsidRDefault="34D9565B" w:rsidP="34D9565B">
            <w:pPr>
              <w:pStyle w:val="BodyText"/>
              <w:rPr>
                <w:lang w:val="en-US"/>
              </w:rPr>
            </w:pPr>
            <w:r w:rsidRPr="34D9565B">
              <w:rPr>
                <w:lang w:val="en-US"/>
              </w:rPr>
              <w:t>Boolean</w:t>
            </w:r>
          </w:p>
        </w:tc>
      </w:tr>
      <w:tr w:rsidR="34D9565B" w14:paraId="4ACBE4F3" w14:textId="77777777" w:rsidTr="34D9565B">
        <w:trPr>
          <w:trHeight w:val="175"/>
        </w:trPr>
        <w:tc>
          <w:tcPr>
            <w:tcW w:w="2552" w:type="dxa"/>
          </w:tcPr>
          <w:p w14:paraId="5F342011" w14:textId="6F1F6F23" w:rsidR="34D9565B" w:rsidRDefault="34D9565B" w:rsidP="34D9565B">
            <w:pPr>
              <w:pStyle w:val="BodyText"/>
              <w:rPr>
                <w:lang w:val="es-ES"/>
              </w:rPr>
            </w:pPr>
            <w:r w:rsidRPr="34D9565B">
              <w:rPr>
                <w:lang w:val="es-ES"/>
              </w:rPr>
              <w:t>PathParams</w:t>
            </w:r>
          </w:p>
        </w:tc>
        <w:tc>
          <w:tcPr>
            <w:tcW w:w="3114" w:type="dxa"/>
          </w:tcPr>
          <w:p w14:paraId="64EAEBCF" w14:textId="69E27D21" w:rsidR="34D9565B" w:rsidRDefault="34D9565B" w:rsidP="34D9565B">
            <w:pPr>
              <w:pStyle w:val="BodyText"/>
              <w:rPr>
                <w:lang w:val="en-US"/>
              </w:rPr>
            </w:pPr>
            <w:r w:rsidRPr="34D9565B">
              <w:rPr>
                <w:lang w:val="en-US"/>
              </w:rPr>
              <w:t>Ninguno</w:t>
            </w:r>
          </w:p>
        </w:tc>
        <w:tc>
          <w:tcPr>
            <w:tcW w:w="3115" w:type="dxa"/>
          </w:tcPr>
          <w:p w14:paraId="41BB62EC" w14:textId="77777777" w:rsidR="34D9565B" w:rsidRDefault="34D9565B" w:rsidP="34D9565B">
            <w:pPr>
              <w:pStyle w:val="BodyText"/>
              <w:rPr>
                <w:lang w:val="en-US"/>
              </w:rPr>
            </w:pPr>
          </w:p>
        </w:tc>
      </w:tr>
    </w:tbl>
    <w:p w14:paraId="73FB292C" w14:textId="66411E18" w:rsidR="34D9565B" w:rsidRDefault="34D9565B" w:rsidP="34D9565B">
      <w:pPr>
        <w:pStyle w:val="BodyText"/>
      </w:pPr>
    </w:p>
    <w:p w14:paraId="12514A9E" w14:textId="45DBEA35" w:rsidR="12FAB6F7" w:rsidRDefault="12FAB6F7" w:rsidP="34D9565B">
      <w:pPr>
        <w:pStyle w:val="Heading4"/>
        <w:rPr>
          <w:lang w:val="es-ES"/>
        </w:rPr>
      </w:pPr>
      <w:r w:rsidRPr="34D9565B">
        <w:rPr>
          <w:lang w:val="es-ES"/>
        </w:rPr>
        <w:t>Frontend</w:t>
      </w:r>
    </w:p>
    <w:p w14:paraId="3FA92D99" w14:textId="1D0A49D3" w:rsidR="34D9565B" w:rsidRDefault="34D9565B" w:rsidP="34D9565B">
      <w:pPr>
        <w:pStyle w:val="BodyText"/>
      </w:pPr>
    </w:p>
    <w:p w14:paraId="3832F2BA" w14:textId="036BADA4" w:rsidR="34D9565B" w:rsidRDefault="34D9565B" w:rsidP="34D9565B">
      <w:pPr>
        <w:pStyle w:val="BodyText"/>
      </w:pPr>
    </w:p>
    <w:p w14:paraId="72054C7D" w14:textId="7E4C1417" w:rsidR="008A5576" w:rsidRDefault="00426325">
      <w:pPr>
        <w:pStyle w:val="Heading2"/>
      </w:pPr>
      <w:r>
        <w:t>Ot</w:t>
      </w:r>
      <w:bookmarkEnd w:id="16"/>
      <w:r w:rsidR="0069512A">
        <w:t>ros</w:t>
      </w:r>
    </w:p>
    <w:p w14:paraId="50543DB0" w14:textId="6253F147" w:rsidR="008A5576" w:rsidRPr="0069512A" w:rsidRDefault="0069512A">
      <w:pPr>
        <w:pStyle w:val="Heading1"/>
        <w:rPr>
          <w:lang w:val="es-ES"/>
        </w:rPr>
      </w:pPr>
      <w:bookmarkStart w:id="17" w:name="1095411d71d28cde"/>
      <w:r w:rsidRPr="0069512A">
        <w:rPr>
          <w:lang w:val="es-ES"/>
        </w:rPr>
        <w:t>Restricciones generales</w:t>
      </w:r>
      <w:bookmarkEnd w:id="17"/>
    </w:p>
    <w:p w14:paraId="4ACF6087" w14:textId="2ACCE9A1" w:rsidR="008A5576" w:rsidRPr="00233C2D" w:rsidRDefault="00426325">
      <w:pPr>
        <w:pStyle w:val="Heading2"/>
        <w:rPr>
          <w:lang w:val="es-ES"/>
        </w:rPr>
      </w:pPr>
      <w:bookmarkStart w:id="18" w:name="176d411d71d37f6c"/>
      <w:r w:rsidRPr="00233C2D">
        <w:rPr>
          <w:lang w:val="es-ES"/>
        </w:rPr>
        <w:t>Concept</w:t>
      </w:r>
      <w:r w:rsidR="00233C2D" w:rsidRPr="00233C2D">
        <w:rPr>
          <w:lang w:val="es-ES"/>
        </w:rPr>
        <w:t>os y componentes empleados</w:t>
      </w:r>
      <w:bookmarkEnd w:id="18"/>
    </w:p>
    <w:p w14:paraId="10B701D9" w14:textId="1D97DF13" w:rsidR="008A5576" w:rsidRPr="00233C2D" w:rsidRDefault="00426325">
      <w:pPr>
        <w:pStyle w:val="Heading2"/>
        <w:rPr>
          <w:lang w:val="es-ES"/>
        </w:rPr>
      </w:pPr>
      <w:bookmarkStart w:id="19" w:name="5d5611d71d544da"/>
      <w:r w:rsidRPr="00233C2D">
        <w:rPr>
          <w:lang w:val="es-ES"/>
        </w:rPr>
        <w:t>Conven</w:t>
      </w:r>
      <w:r w:rsidR="00233C2D" w:rsidRPr="00233C2D">
        <w:rPr>
          <w:lang w:val="es-ES"/>
        </w:rPr>
        <w:t>ciones</w:t>
      </w:r>
      <w:bookmarkEnd w:id="19"/>
    </w:p>
    <w:p w14:paraId="57CE9D66" w14:textId="559F73B0" w:rsidR="008A5576" w:rsidRPr="00233C2D" w:rsidRDefault="00426325">
      <w:pPr>
        <w:pStyle w:val="Heading2"/>
        <w:rPr>
          <w:lang w:val="es-ES"/>
        </w:rPr>
      </w:pPr>
      <w:bookmarkStart w:id="20" w:name="1a711d71d60b08"/>
      <w:r w:rsidRPr="00233C2D">
        <w:rPr>
          <w:lang w:val="es-ES"/>
        </w:rPr>
        <w:t>Ot</w:t>
      </w:r>
      <w:r w:rsidR="00233C2D" w:rsidRPr="00233C2D">
        <w:rPr>
          <w:lang w:val="es-ES"/>
        </w:rPr>
        <w:t>ras restricciones generales</w:t>
      </w:r>
      <w:bookmarkEnd w:id="20"/>
    </w:p>
    <w:p w14:paraId="2C793B68" w14:textId="20DC6AC0" w:rsidR="008A5576" w:rsidRPr="00CC0DB0" w:rsidRDefault="00CC0DB0">
      <w:pPr>
        <w:pStyle w:val="Heading1"/>
        <w:rPr>
          <w:lang w:val="es-ES"/>
        </w:rPr>
      </w:pPr>
      <w:bookmarkStart w:id="21" w:name="415b11d71d9e57c"/>
      <w:r w:rsidRPr="00CC0DB0">
        <w:rPr>
          <w:lang w:val="es-ES"/>
        </w:rPr>
        <w:t>Modelo de componentes</w:t>
      </w:r>
      <w:bookmarkEnd w:id="21"/>
    </w:p>
    <w:p w14:paraId="41E8C718" w14:textId="23B03571" w:rsidR="008A5576" w:rsidRDefault="00CC0DB0">
      <w:pPr>
        <w:pStyle w:val="Heading2"/>
      </w:pPr>
      <w:bookmarkStart w:id="22" w:name="27ba11d71e24f6a"/>
      <w:proofErr w:type="spellStart"/>
      <w:r>
        <w:t>Estructura</w:t>
      </w:r>
      <w:proofErr w:type="spellEnd"/>
      <w:r>
        <w:t xml:space="preserve"> </w:t>
      </w:r>
      <w:proofErr w:type="spellStart"/>
      <w:r>
        <w:t>interna</w:t>
      </w:r>
      <w:bookmarkEnd w:id="22"/>
      <w:proofErr w:type="spellEnd"/>
    </w:p>
    <w:p w14:paraId="1A2AB40B" w14:textId="77777777" w:rsidR="008A5576" w:rsidRDefault="008A5576">
      <w:pPr>
        <w:pStyle w:val="TableLead"/>
      </w:pPr>
    </w:p>
    <w:tbl>
      <w:tblPr>
        <w:tblStyle w:val="TSTable"/>
        <w:tblW w:w="0" w:type="auto"/>
        <w:tblLook w:val="04A0" w:firstRow="1" w:lastRow="0" w:firstColumn="1" w:lastColumn="0" w:noHBand="0" w:noVBand="1"/>
      </w:tblPr>
      <w:tblGrid>
        <w:gridCol w:w="2026"/>
        <w:gridCol w:w="2051"/>
        <w:gridCol w:w="1965"/>
      </w:tblGrid>
      <w:tr w:rsidR="008A5576" w14:paraId="4718816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349D90B" w14:textId="77777777" w:rsidR="008A5576" w:rsidRDefault="00426325">
            <w:pPr>
              <w:pStyle w:val="TableHeading"/>
            </w:pPr>
            <w:r>
              <w:t xml:space="preserve"> </w:t>
            </w:r>
            <w:proofErr w:type="spellStart"/>
            <w:r>
              <w:t>Component</w:t>
            </w:r>
            <w:proofErr w:type="spellEnd"/>
            <w:r>
              <w:t xml:space="preserve"> </w:t>
            </w:r>
            <w:proofErr w:type="spellStart"/>
            <w:r>
              <w:t>name</w:t>
            </w:r>
            <w:proofErr w:type="spellEnd"/>
            <w:r>
              <w:t xml:space="preserve"> </w:t>
            </w:r>
          </w:p>
        </w:tc>
        <w:tc>
          <w:tcPr>
            <w:tcW w:w="0" w:type="auto"/>
          </w:tcPr>
          <w:p w14:paraId="73186D09" w14:textId="77777777" w:rsidR="008A5576" w:rsidRDefault="00426325">
            <w:pPr>
              <w:pStyle w:val="TableHeading"/>
            </w:pPr>
            <w:r>
              <w:t xml:space="preserve"> Software </w:t>
            </w:r>
            <w:proofErr w:type="spellStart"/>
            <w:r>
              <w:t>category</w:t>
            </w:r>
            <w:proofErr w:type="spellEnd"/>
            <w:r>
              <w:t xml:space="preserve"> </w:t>
            </w:r>
          </w:p>
        </w:tc>
        <w:tc>
          <w:tcPr>
            <w:tcW w:w="0" w:type="auto"/>
          </w:tcPr>
          <w:p w14:paraId="0B1BDDCC" w14:textId="77777777" w:rsidR="008A5576" w:rsidRDefault="00426325">
            <w:pPr>
              <w:pStyle w:val="TableHeading"/>
            </w:pPr>
            <w:r>
              <w:t xml:space="preserve"> </w:t>
            </w:r>
            <w:proofErr w:type="spellStart"/>
            <w:r>
              <w:t>Used</w:t>
            </w:r>
            <w:proofErr w:type="spellEnd"/>
            <w:r>
              <w:t xml:space="preserve"> in </w:t>
            </w:r>
            <w:proofErr w:type="spellStart"/>
            <w:r>
              <w:t>use</w:t>
            </w:r>
            <w:proofErr w:type="spellEnd"/>
            <w:r>
              <w:t xml:space="preserve"> </w:t>
            </w:r>
            <w:proofErr w:type="spellStart"/>
            <w:r>
              <w:t>case</w:t>
            </w:r>
            <w:proofErr w:type="spellEnd"/>
            <w:r>
              <w:t xml:space="preserve"> </w:t>
            </w:r>
          </w:p>
        </w:tc>
      </w:tr>
      <w:tr w:rsidR="008A5576" w14:paraId="2BEB0038" w14:textId="77777777">
        <w:tc>
          <w:tcPr>
            <w:tcW w:w="0" w:type="auto"/>
          </w:tcPr>
          <w:p w14:paraId="1228F8EE" w14:textId="77777777" w:rsidR="008A5576" w:rsidRDefault="00426325">
            <w:pPr>
              <w:pStyle w:val="TableText"/>
            </w:pPr>
            <w:r>
              <w:t xml:space="preserve"> </w:t>
            </w:r>
          </w:p>
        </w:tc>
        <w:tc>
          <w:tcPr>
            <w:tcW w:w="0" w:type="auto"/>
          </w:tcPr>
          <w:p w14:paraId="48E271E4" w14:textId="77777777" w:rsidR="008A5576" w:rsidRDefault="00426325">
            <w:pPr>
              <w:pStyle w:val="TableText"/>
            </w:pPr>
            <w:r>
              <w:t xml:space="preserve"> </w:t>
            </w:r>
          </w:p>
        </w:tc>
        <w:tc>
          <w:tcPr>
            <w:tcW w:w="0" w:type="auto"/>
          </w:tcPr>
          <w:p w14:paraId="323810D8" w14:textId="77777777" w:rsidR="008A5576" w:rsidRDefault="00426325">
            <w:pPr>
              <w:pStyle w:val="TableText"/>
            </w:pPr>
            <w:r>
              <w:t xml:space="preserve"> </w:t>
            </w:r>
          </w:p>
        </w:tc>
      </w:tr>
      <w:tr w:rsidR="008A5576" w14:paraId="5915E436" w14:textId="77777777">
        <w:tc>
          <w:tcPr>
            <w:tcW w:w="0" w:type="auto"/>
          </w:tcPr>
          <w:p w14:paraId="71741E56" w14:textId="77777777" w:rsidR="008A5576" w:rsidRDefault="00426325">
            <w:pPr>
              <w:pStyle w:val="TableText"/>
            </w:pPr>
            <w:r>
              <w:t xml:space="preserve"> </w:t>
            </w:r>
          </w:p>
        </w:tc>
        <w:tc>
          <w:tcPr>
            <w:tcW w:w="0" w:type="auto"/>
          </w:tcPr>
          <w:p w14:paraId="0EBCB9B7" w14:textId="77777777" w:rsidR="008A5576" w:rsidRDefault="00426325">
            <w:pPr>
              <w:pStyle w:val="TableText"/>
            </w:pPr>
            <w:r>
              <w:t xml:space="preserve"> </w:t>
            </w:r>
          </w:p>
        </w:tc>
        <w:tc>
          <w:tcPr>
            <w:tcW w:w="0" w:type="auto"/>
          </w:tcPr>
          <w:p w14:paraId="792D4751" w14:textId="77777777" w:rsidR="008A5576" w:rsidRDefault="00426325">
            <w:pPr>
              <w:pStyle w:val="TableText"/>
            </w:pPr>
            <w:r>
              <w:t xml:space="preserve"> </w:t>
            </w:r>
          </w:p>
        </w:tc>
      </w:tr>
      <w:tr w:rsidR="008A5576" w14:paraId="5189F6D9" w14:textId="77777777">
        <w:tc>
          <w:tcPr>
            <w:tcW w:w="0" w:type="auto"/>
          </w:tcPr>
          <w:p w14:paraId="37E0DA23" w14:textId="77777777" w:rsidR="008A5576" w:rsidRDefault="00426325">
            <w:pPr>
              <w:pStyle w:val="TableText"/>
            </w:pPr>
            <w:r>
              <w:t xml:space="preserve"> </w:t>
            </w:r>
          </w:p>
        </w:tc>
        <w:tc>
          <w:tcPr>
            <w:tcW w:w="0" w:type="auto"/>
          </w:tcPr>
          <w:p w14:paraId="481D477B" w14:textId="77777777" w:rsidR="008A5576" w:rsidRDefault="00426325">
            <w:pPr>
              <w:pStyle w:val="TableText"/>
            </w:pPr>
            <w:r>
              <w:t xml:space="preserve"> </w:t>
            </w:r>
          </w:p>
        </w:tc>
        <w:tc>
          <w:tcPr>
            <w:tcW w:w="0" w:type="auto"/>
          </w:tcPr>
          <w:p w14:paraId="264C2090" w14:textId="77777777" w:rsidR="008A5576" w:rsidRDefault="00426325" w:rsidP="004E3D41">
            <w:pPr>
              <w:pStyle w:val="TableText"/>
            </w:pPr>
            <w:r>
              <w:t xml:space="preserve"> </w:t>
            </w:r>
          </w:p>
        </w:tc>
      </w:tr>
    </w:tbl>
    <w:p w14:paraId="34CFC810" w14:textId="1D5BBE42" w:rsidR="008A5576" w:rsidRPr="00080123" w:rsidRDefault="004E3D41">
      <w:pPr>
        <w:pStyle w:val="Caption"/>
        <w:rPr>
          <w:lang w:val="es-ES"/>
        </w:rPr>
      </w:pPr>
      <w:bookmarkStart w:id="23" w:name="_Toc221877105"/>
      <w:r w:rsidRPr="00080123">
        <w:rPr>
          <w:lang w:val="es-ES"/>
        </w:rPr>
        <w:t xml:space="preserve">Tabla </w:t>
      </w:r>
      <w:r w:rsidRPr="00080123">
        <w:rPr>
          <w:lang w:val="es-ES"/>
        </w:rPr>
        <w:fldChar w:fldCharType="begin"/>
      </w:r>
      <w:r w:rsidRPr="00080123">
        <w:rPr>
          <w:lang w:val="es-ES"/>
        </w:rPr>
        <w:instrText xml:space="preserve"> STYLEREF 1 \s </w:instrText>
      </w:r>
      <w:r w:rsidRPr="00080123">
        <w:rPr>
          <w:lang w:val="es-ES"/>
        </w:rPr>
        <w:fldChar w:fldCharType="separate"/>
      </w:r>
      <w:r w:rsidR="0077027F">
        <w:rPr>
          <w:noProof/>
          <w:lang w:val="es-ES"/>
        </w:rPr>
        <w:t>4</w:t>
      </w:r>
      <w:r w:rsidRPr="00080123">
        <w:rPr>
          <w:lang w:val="es-ES"/>
        </w:rPr>
        <w:fldChar w:fldCharType="end"/>
      </w:r>
      <w:r w:rsidRPr="00080123">
        <w:rPr>
          <w:lang w:val="es-ES"/>
        </w:rPr>
        <w:t>.</w:t>
      </w:r>
      <w:r w:rsidRPr="00080123">
        <w:rPr>
          <w:lang w:val="es-ES"/>
        </w:rPr>
        <w:fldChar w:fldCharType="begin"/>
      </w:r>
      <w:r w:rsidRPr="00080123">
        <w:rPr>
          <w:lang w:val="es-ES"/>
        </w:rPr>
        <w:instrText xml:space="preserve"> SEQ Tabla \* ARABIC \s 1 </w:instrText>
      </w:r>
      <w:r w:rsidRPr="00080123">
        <w:rPr>
          <w:lang w:val="es-ES"/>
        </w:rPr>
        <w:fldChar w:fldCharType="separate"/>
      </w:r>
      <w:r w:rsidR="0077027F">
        <w:rPr>
          <w:noProof/>
          <w:lang w:val="es-ES"/>
        </w:rPr>
        <w:t>1</w:t>
      </w:r>
      <w:r w:rsidRPr="00080123">
        <w:rPr>
          <w:lang w:val="es-ES"/>
        </w:rPr>
        <w:fldChar w:fldCharType="end"/>
      </w:r>
      <w:r w:rsidR="00080123" w:rsidRPr="00080123">
        <w:rPr>
          <w:lang w:val="es-ES"/>
        </w:rPr>
        <w:t xml:space="preserve"> Asignación de componentes</w:t>
      </w:r>
      <w:bookmarkEnd w:id="23"/>
    </w:p>
    <w:p w14:paraId="223AD080" w14:textId="77777777" w:rsidR="008A5576" w:rsidRPr="00621A25" w:rsidRDefault="00426325">
      <w:pPr>
        <w:pStyle w:val="Heading2"/>
        <w:rPr>
          <w:lang w:val="en-US"/>
        </w:rPr>
      </w:pPr>
      <w:bookmarkStart w:id="24" w:name="1c6011d71ea0470"/>
      <w:r w:rsidRPr="00621A25">
        <w:rPr>
          <w:lang w:val="en-US"/>
        </w:rPr>
        <w:t>Description of the Local Software Components / Units</w:t>
      </w:r>
      <w:bookmarkEnd w:id="24"/>
    </w:p>
    <w:p w14:paraId="455D8B4D" w14:textId="77777777" w:rsidR="008A5576" w:rsidRDefault="00426325">
      <w:pPr>
        <w:pStyle w:val="Heading2"/>
      </w:pPr>
      <w:bookmarkStart w:id="25" w:name="177c011d71e9c4d6"/>
      <w:r>
        <w:t xml:space="preserve">Interface </w:t>
      </w:r>
      <w:proofErr w:type="spellStart"/>
      <w:r>
        <w:t>Descriptions</w:t>
      </w:r>
      <w:bookmarkEnd w:id="25"/>
      <w:proofErr w:type="spellEnd"/>
    </w:p>
    <w:p w14:paraId="30B5E9C8" w14:textId="77777777" w:rsidR="008A5576" w:rsidRDefault="00426325">
      <w:pPr>
        <w:pStyle w:val="Heading1"/>
      </w:pPr>
      <w:bookmarkStart w:id="26" w:name="4f3511d71ec64e5"/>
      <w:proofErr w:type="spellStart"/>
      <w:r>
        <w:t>Behavior</w:t>
      </w:r>
      <w:proofErr w:type="spellEnd"/>
      <w:r>
        <w:t xml:space="preserve"> Model</w:t>
      </w:r>
      <w:bookmarkEnd w:id="26"/>
    </w:p>
    <w:p w14:paraId="4DD66B35" w14:textId="77777777" w:rsidR="008A5576" w:rsidRDefault="00426325">
      <w:pPr>
        <w:pStyle w:val="Heading1"/>
      </w:pPr>
      <w:bookmarkStart w:id="27" w:name="1052011d71f80fe5"/>
      <w:r>
        <w:t>Data Model</w:t>
      </w:r>
      <w:bookmarkEnd w:id="27"/>
    </w:p>
    <w:p w14:paraId="35DBAA05" w14:textId="77777777" w:rsidR="008A5576" w:rsidRDefault="00426325">
      <w:pPr>
        <w:pStyle w:val="Heading1"/>
      </w:pPr>
      <w:bookmarkStart w:id="28" w:name="1135211d71f7e115"/>
      <w:r>
        <w:t>Implementation Model</w:t>
      </w:r>
      <w:bookmarkEnd w:id="28"/>
    </w:p>
    <w:p w14:paraId="47164C85" w14:textId="77777777" w:rsidR="008A5576" w:rsidRDefault="00426325">
      <w:pPr>
        <w:pStyle w:val="Heading1"/>
      </w:pPr>
      <w:bookmarkStart w:id="29" w:name="14c911d71d97bd5"/>
      <w:r>
        <w:t xml:space="preserve">Design </w:t>
      </w:r>
      <w:proofErr w:type="spellStart"/>
      <w:r>
        <w:t>Decisions</w:t>
      </w:r>
      <w:bookmarkEnd w:id="29"/>
      <w:proofErr w:type="spellEnd"/>
    </w:p>
    <w:p w14:paraId="3D8267D4" w14:textId="77777777" w:rsidR="008A5576" w:rsidRDefault="00426325">
      <w:pPr>
        <w:pStyle w:val="Heading1"/>
      </w:pPr>
      <w:bookmarkStart w:id="30" w:name="11bef17eb58da352"/>
      <w:r>
        <w:t xml:space="preserve">Open </w:t>
      </w:r>
      <w:proofErr w:type="spellStart"/>
      <w:r>
        <w:t>Issues</w:t>
      </w:r>
      <w:bookmarkEnd w:id="30"/>
      <w:proofErr w:type="spellEnd"/>
    </w:p>
    <w:p w14:paraId="4ED5FDDE" w14:textId="77777777" w:rsidR="008A5576" w:rsidRDefault="00426325">
      <w:pPr>
        <w:pStyle w:val="Heading1"/>
      </w:pPr>
      <w:bookmarkStart w:id="31" w:name="9a8811d71e89ed5"/>
      <w:r>
        <w:t xml:space="preserve">Software </w:t>
      </w:r>
      <w:proofErr w:type="spellStart"/>
      <w:r>
        <w:t>Component</w:t>
      </w:r>
      <w:proofErr w:type="spellEnd"/>
      <w:r>
        <w:t xml:space="preserve"> [n]</w:t>
      </w:r>
      <w:bookmarkEnd w:id="31"/>
    </w:p>
    <w:p w14:paraId="05E34DFB" w14:textId="77777777" w:rsidR="00B93236" w:rsidRPr="00B93236" w:rsidRDefault="00B93236" w:rsidP="00B93236">
      <w:pPr>
        <w:pStyle w:val="Hidden"/>
      </w:pPr>
      <w:r w:rsidRPr="00B93236">
        <w:t>$$$INSERT_HERE$$$</w:t>
      </w:r>
    </w:p>
    <w:bookmarkStart w:id="32" w:name="_Toc57257747"/>
    <w:bookmarkStart w:id="33" w:name="_Toc203286933"/>
    <w:p w14:paraId="7C335C17" w14:textId="58B7898B" w:rsidR="00F30557" w:rsidRPr="00070106" w:rsidRDefault="00F60834" w:rsidP="0019755D">
      <w:pPr>
        <w:pStyle w:val="AppendixHeading1"/>
        <w:rPr>
          <w:lang w:val="en-US"/>
        </w:rPr>
      </w:pPr>
      <w:r w:rsidRPr="00070106">
        <w:rPr>
          <w:lang w:val="en-US"/>
        </w:rPr>
        <w:fldChar w:fldCharType="begin"/>
      </w:r>
      <w:r w:rsidR="00896527" w:rsidRPr="00070106">
        <w:rPr>
          <w:lang w:val="en-US"/>
        </w:rPr>
        <w:instrText xml:space="preserve"> SEQ Table \h \r 0 </w:instrText>
      </w:r>
      <w:r w:rsidRPr="00070106">
        <w:rPr>
          <w:lang w:val="en-US"/>
        </w:rPr>
        <w:fldChar w:fldCharType="end"/>
      </w:r>
      <w:bookmarkStart w:id="34" w:name="_Toc221845462"/>
      <w:bookmarkEnd w:id="32"/>
      <w:bookmarkEnd w:id="33"/>
      <w:r w:rsidR="00324F25" w:rsidRPr="00070106">
        <w:rPr>
          <w:lang w:val="en-US"/>
        </w:rPr>
        <w:t>Other applicable documents</w:t>
      </w:r>
      <w:bookmarkEnd w:id="34"/>
    </w:p>
    <w:p w14:paraId="5960CA40" w14:textId="77777777" w:rsidR="00623C35" w:rsidRPr="00070106" w:rsidRDefault="00F60834" w:rsidP="00623C35">
      <w:pPr>
        <w:pStyle w:val="BodyText"/>
        <w:rPr>
          <w:lang w:val="en-US"/>
        </w:rPr>
      </w:pPr>
      <w:r w:rsidRPr="00070106">
        <w:rPr>
          <w:lang w:val="en-US"/>
        </w:rPr>
        <w:fldChar w:fldCharType="begin"/>
      </w:r>
      <w:r w:rsidR="00623C35" w:rsidRPr="00070106">
        <w:rPr>
          <w:lang w:val="en-US"/>
        </w:rPr>
        <w:instrText>MACROBUTTON NoMacro [</w:instrText>
      </w:r>
      <w:r w:rsidR="00F451E8" w:rsidRPr="00070106">
        <w:rPr>
          <w:lang w:val="en-US"/>
        </w:rPr>
        <w:instrText>Insert</w:instrText>
      </w:r>
      <w:r w:rsidR="00324F25" w:rsidRPr="00070106">
        <w:rPr>
          <w:lang w:val="en-US"/>
        </w:rPr>
        <w:instrText xml:space="preserve"> references </w:instrText>
      </w:r>
      <w:r w:rsidR="00F451E8" w:rsidRPr="00070106">
        <w:rPr>
          <w:lang w:val="en-US"/>
        </w:rPr>
        <w:instrText xml:space="preserve">here </w:instrText>
      </w:r>
      <w:r w:rsidR="00324F25" w:rsidRPr="00070106">
        <w:rPr>
          <w:lang w:val="en-US"/>
        </w:rPr>
        <w:instrText>or delete this chapter</w:instrText>
      </w:r>
      <w:r w:rsidR="00623C35" w:rsidRPr="00070106">
        <w:rPr>
          <w:lang w:val="en-US"/>
        </w:rPr>
        <w:instrText>]</w:instrText>
      </w:r>
      <w:r w:rsidRPr="00070106">
        <w:rPr>
          <w:lang w:val="en-US"/>
        </w:rPr>
        <w:fldChar w:fldCharType="end"/>
      </w:r>
    </w:p>
    <w:p w14:paraId="713BE8AA" w14:textId="77777777" w:rsidR="00F30557" w:rsidRPr="00070106" w:rsidRDefault="00324F25">
      <w:pPr>
        <w:pStyle w:val="IndexHeading"/>
        <w:numPr>
          <w:ins w:id="35" w:author="clmengel" w:date="2008-06-16T11:00:00Z"/>
        </w:numPr>
        <w:rPr>
          <w:lang w:val="en-US"/>
        </w:rPr>
      </w:pPr>
      <w:r w:rsidRPr="00070106">
        <w:rPr>
          <w:lang w:val="en-US"/>
        </w:rPr>
        <w:t>List of Abbreviations</w:t>
      </w:r>
    </w:p>
    <w:tbl>
      <w:tblPr>
        <w:tblStyle w:val="TSTable"/>
        <w:tblW w:w="4916" w:type="pct"/>
        <w:tblBorders>
          <w:top w:val="single" w:sz="12" w:space="0" w:color="808080"/>
          <w:left w:val="nil"/>
          <w:bottom w:val="single" w:sz="12" w:space="0" w:color="808080"/>
          <w:right w:val="nil"/>
          <w:insideH w:val="nil"/>
          <w:insideV w:val="nil"/>
        </w:tblBorders>
        <w:tblLayout w:type="fixed"/>
        <w:tblLook w:val="0000" w:firstRow="0" w:lastRow="0" w:firstColumn="0" w:lastColumn="0" w:noHBand="0" w:noVBand="0"/>
      </w:tblPr>
      <w:tblGrid>
        <w:gridCol w:w="1823"/>
        <w:gridCol w:w="7626"/>
      </w:tblGrid>
      <w:tr w:rsidR="00F30557" w:rsidRPr="00070106" w14:paraId="0F174D31" w14:textId="77777777" w:rsidTr="000A41D8">
        <w:tc>
          <w:tcPr>
            <w:tcW w:w="1707" w:type="dxa"/>
            <w:tcBorders>
              <w:top w:val="single" w:sz="18" w:space="0" w:color="E20074"/>
              <w:bottom w:val="single" w:sz="4" w:space="0" w:color="000000"/>
            </w:tcBorders>
          </w:tcPr>
          <w:p w14:paraId="2259C5C9" w14:textId="77777777" w:rsidR="00F30557" w:rsidRPr="00070106" w:rsidRDefault="00324F25">
            <w:pPr>
              <w:pStyle w:val="TableHeading"/>
              <w:rPr>
                <w:lang w:val="en-US"/>
              </w:rPr>
            </w:pPr>
            <w:r w:rsidRPr="00070106">
              <w:rPr>
                <w:lang w:val="en-US"/>
              </w:rPr>
              <w:t>Abbreviation</w:t>
            </w:r>
          </w:p>
        </w:tc>
        <w:tc>
          <w:tcPr>
            <w:tcW w:w="7139" w:type="dxa"/>
            <w:tcBorders>
              <w:top w:val="single" w:sz="18" w:space="0" w:color="E20074"/>
              <w:bottom w:val="single" w:sz="4" w:space="0" w:color="000000"/>
            </w:tcBorders>
          </w:tcPr>
          <w:p w14:paraId="69056597" w14:textId="77777777" w:rsidR="00F30557" w:rsidRPr="00070106" w:rsidRDefault="00324F25">
            <w:pPr>
              <w:pStyle w:val="TableHeading"/>
              <w:rPr>
                <w:lang w:val="en-US"/>
              </w:rPr>
            </w:pPr>
            <w:r w:rsidRPr="00070106">
              <w:rPr>
                <w:lang w:val="en-US"/>
              </w:rPr>
              <w:t>Description</w:t>
            </w:r>
          </w:p>
        </w:tc>
      </w:tr>
      <w:tr w:rsidR="00F30557" w:rsidRPr="00070106" w14:paraId="59BA30B6" w14:textId="77777777" w:rsidTr="000A41D8">
        <w:tc>
          <w:tcPr>
            <w:tcW w:w="1707" w:type="dxa"/>
            <w:tcBorders>
              <w:top w:val="single" w:sz="4" w:space="0" w:color="000000"/>
              <w:bottom w:val="single" w:sz="4" w:space="0" w:color="000000"/>
            </w:tcBorders>
          </w:tcPr>
          <w:p w14:paraId="0BF90388" w14:textId="77777777" w:rsidR="00F30557" w:rsidRPr="00070106" w:rsidRDefault="00F30557">
            <w:pPr>
              <w:pStyle w:val="TableText"/>
              <w:rPr>
                <w:lang w:val="en-US"/>
              </w:rPr>
            </w:pPr>
          </w:p>
        </w:tc>
        <w:tc>
          <w:tcPr>
            <w:tcW w:w="7139" w:type="dxa"/>
            <w:tcBorders>
              <w:top w:val="single" w:sz="4" w:space="0" w:color="000000"/>
              <w:bottom w:val="single" w:sz="4" w:space="0" w:color="000000"/>
            </w:tcBorders>
          </w:tcPr>
          <w:p w14:paraId="6B092AC1" w14:textId="77777777" w:rsidR="00F30557" w:rsidRPr="00070106" w:rsidRDefault="00F30557">
            <w:pPr>
              <w:pStyle w:val="TableText"/>
              <w:rPr>
                <w:lang w:val="en-US"/>
              </w:rPr>
            </w:pPr>
          </w:p>
        </w:tc>
      </w:tr>
      <w:tr w:rsidR="00F30557" w:rsidRPr="00070106" w14:paraId="5B92DB8F" w14:textId="77777777" w:rsidTr="000A41D8">
        <w:tc>
          <w:tcPr>
            <w:tcW w:w="1707" w:type="dxa"/>
            <w:tcBorders>
              <w:top w:val="single" w:sz="4" w:space="0" w:color="000000"/>
              <w:bottom w:val="single" w:sz="4" w:space="0" w:color="000000"/>
            </w:tcBorders>
          </w:tcPr>
          <w:p w14:paraId="56EBA708" w14:textId="77777777" w:rsidR="00F30557" w:rsidRPr="00070106" w:rsidRDefault="00F30557">
            <w:pPr>
              <w:pStyle w:val="TableText"/>
              <w:rPr>
                <w:rFonts w:cs="Arial"/>
                <w:color w:val="000000"/>
                <w:lang w:val="en-US"/>
              </w:rPr>
            </w:pPr>
          </w:p>
        </w:tc>
        <w:tc>
          <w:tcPr>
            <w:tcW w:w="7139" w:type="dxa"/>
            <w:tcBorders>
              <w:top w:val="single" w:sz="4" w:space="0" w:color="000000"/>
              <w:bottom w:val="single" w:sz="4" w:space="0" w:color="000000"/>
            </w:tcBorders>
          </w:tcPr>
          <w:p w14:paraId="2973D3D8" w14:textId="77777777" w:rsidR="00F30557" w:rsidRPr="00070106" w:rsidRDefault="00F30557">
            <w:pPr>
              <w:pStyle w:val="TableText"/>
              <w:rPr>
                <w:rFonts w:cs="Arial"/>
                <w:color w:val="000000"/>
                <w:lang w:val="en-US"/>
              </w:rPr>
            </w:pPr>
          </w:p>
        </w:tc>
      </w:tr>
      <w:tr w:rsidR="00F30557" w:rsidRPr="00070106" w14:paraId="7BB6A600" w14:textId="77777777" w:rsidTr="000A41D8">
        <w:tc>
          <w:tcPr>
            <w:tcW w:w="1707" w:type="dxa"/>
            <w:tcBorders>
              <w:top w:val="single" w:sz="4" w:space="0" w:color="000000"/>
              <w:bottom w:val="single" w:sz="4" w:space="0" w:color="000000"/>
            </w:tcBorders>
          </w:tcPr>
          <w:p w14:paraId="2BFDF1D7" w14:textId="77777777" w:rsidR="00F30557" w:rsidRPr="00070106" w:rsidRDefault="00F30557">
            <w:pPr>
              <w:pStyle w:val="TableText"/>
              <w:rPr>
                <w:rFonts w:cs="Arial"/>
                <w:color w:val="000000"/>
                <w:lang w:val="en-US"/>
              </w:rPr>
            </w:pPr>
          </w:p>
        </w:tc>
        <w:tc>
          <w:tcPr>
            <w:tcW w:w="7139" w:type="dxa"/>
            <w:tcBorders>
              <w:top w:val="single" w:sz="4" w:space="0" w:color="000000"/>
              <w:bottom w:val="single" w:sz="4" w:space="0" w:color="000000"/>
            </w:tcBorders>
          </w:tcPr>
          <w:p w14:paraId="4833865E" w14:textId="77777777" w:rsidR="00F30557" w:rsidRPr="00070106" w:rsidRDefault="00F30557">
            <w:pPr>
              <w:pStyle w:val="TableText"/>
              <w:rPr>
                <w:rFonts w:cs="Arial"/>
                <w:color w:val="000000"/>
                <w:lang w:val="en-US"/>
              </w:rPr>
            </w:pPr>
          </w:p>
        </w:tc>
      </w:tr>
    </w:tbl>
    <w:p w14:paraId="290B56BF" w14:textId="77777777" w:rsidR="00F30557" w:rsidRPr="00070106" w:rsidRDefault="005D627B" w:rsidP="00324F25">
      <w:pPr>
        <w:pStyle w:val="IndexHeading"/>
        <w:rPr>
          <w:lang w:val="en-US"/>
        </w:rPr>
      </w:pPr>
      <w:r>
        <w:rPr>
          <w:lang w:val="en-US"/>
        </w:rPr>
        <w:t>References</w:t>
      </w:r>
    </w:p>
    <w:p w14:paraId="330BA3E5" w14:textId="77777777" w:rsidR="00324F25" w:rsidRPr="00070106" w:rsidRDefault="00BA5E32" w:rsidP="00324F25">
      <w:pPr>
        <w:pStyle w:val="BodyText"/>
        <w:rPr>
          <w:lang w:val="en-US"/>
        </w:rPr>
      </w:pPr>
      <w:bookmarkStart w:id="36" w:name="_Toc203286936"/>
      <w:r>
        <w:rPr>
          <w:lang w:val="en-US"/>
        </w:rPr>
        <w:t>&lt;</w:t>
      </w:r>
      <w:r w:rsidR="00324F25" w:rsidRPr="00070106">
        <w:rPr>
          <w:lang w:val="en-US"/>
        </w:rPr>
        <w:t xml:space="preserve">The following entries </w:t>
      </w:r>
      <w:r>
        <w:rPr>
          <w:lang w:val="en-US"/>
        </w:rPr>
        <w:t xml:space="preserve">serve as </w:t>
      </w:r>
      <w:r w:rsidR="00324F25" w:rsidRPr="00070106">
        <w:rPr>
          <w:lang w:val="en-US"/>
        </w:rPr>
        <w:t>examples</w:t>
      </w:r>
      <w:r>
        <w:rPr>
          <w:lang w:val="en-US"/>
        </w:rPr>
        <w:t xml:space="preserve"> only</w:t>
      </w:r>
      <w:r w:rsidR="00324F25" w:rsidRPr="00070106">
        <w:rPr>
          <w:lang w:val="en-US"/>
        </w:rPr>
        <w:t>, they can be deleted</w:t>
      </w:r>
      <w:r>
        <w:rPr>
          <w:lang w:val="en-US"/>
        </w:rPr>
        <w:t>&gt;</w:t>
      </w:r>
      <w:r w:rsidR="00324F25" w:rsidRPr="00070106">
        <w:rPr>
          <w:lang w:val="en-US"/>
        </w:rPr>
        <w:t>.</w:t>
      </w:r>
    </w:p>
    <w:p w14:paraId="609B5F1B" w14:textId="1460A732" w:rsidR="001B0966" w:rsidRPr="001B0966" w:rsidRDefault="00324F25" w:rsidP="001B0966">
      <w:pPr>
        <w:pStyle w:val="GlossaryEntry"/>
        <w:rPr>
          <w:lang w:val="en-US"/>
        </w:rPr>
      </w:pPr>
      <w:bookmarkStart w:id="37" w:name="CIP"/>
      <w:r w:rsidRPr="00070106">
        <w:rPr>
          <w:rStyle w:val="Run-in"/>
          <w:lang w:val="en-US"/>
        </w:rPr>
        <w:t>[CIP]</w:t>
      </w:r>
      <w:bookmarkEnd w:id="37"/>
      <w:r w:rsidRPr="00070106">
        <w:rPr>
          <w:lang w:val="en-US"/>
        </w:rPr>
        <w:t xml:space="preserve"> </w:t>
      </w:r>
      <w:bookmarkStart w:id="38" w:name="_Hlk163748362"/>
      <w:r w:rsidRPr="00070106">
        <w:rPr>
          <w:lang w:val="en-US"/>
        </w:rPr>
        <w:t xml:space="preserve">Feedback page of </w:t>
      </w:r>
      <w:r w:rsidR="004D75DE">
        <w:rPr>
          <w:lang w:val="en-US"/>
        </w:rPr>
        <w:t xml:space="preserve">T-Systems PA Digital Solutions </w:t>
      </w:r>
      <w:r w:rsidR="004D75DE" w:rsidRPr="00070106">
        <w:rPr>
          <w:lang w:val="en-US"/>
        </w:rPr>
        <w:t xml:space="preserve">Process Management </w:t>
      </w:r>
      <w:r w:rsidR="004D75DE" w:rsidRPr="00070106">
        <w:rPr>
          <w:lang w:val="en-US"/>
        </w:rPr>
        <w:tab/>
      </w:r>
      <w:r w:rsidR="004D75DE" w:rsidRPr="00070106">
        <w:rPr>
          <w:lang w:val="en-US"/>
        </w:rPr>
        <w:br/>
      </w:r>
      <w:hyperlink r:id="rId30" w:history="1">
        <w:r w:rsidR="004D75DE" w:rsidRPr="00CA7261">
          <w:rPr>
            <w:rStyle w:val="Hyperlink"/>
            <w:lang w:val="en-US"/>
          </w:rPr>
          <w:t>https://process-support.t-systems.com/process-suite/feedback.html</w:t>
        </w:r>
      </w:hyperlink>
      <w:bookmarkEnd w:id="38"/>
    </w:p>
    <w:p w14:paraId="439C839F" w14:textId="2F31DA75" w:rsidR="001B0966" w:rsidRPr="001B0966" w:rsidRDefault="001B0966" w:rsidP="001B0966">
      <w:pPr>
        <w:pStyle w:val="GlossaryEntry"/>
        <w:rPr>
          <w:lang w:val="en-US"/>
        </w:rPr>
      </w:pPr>
      <w:bookmarkStart w:id="39" w:name="PSG"/>
      <w:r w:rsidRPr="001B0966">
        <w:rPr>
          <w:rStyle w:val="Run-in"/>
          <w:lang w:val="en-US"/>
        </w:rPr>
        <w:t>[</w:t>
      </w:r>
      <w:proofErr w:type="spellStart"/>
      <w:r w:rsidRPr="001B0966">
        <w:rPr>
          <w:rStyle w:val="Run-in"/>
          <w:lang w:val="en-US"/>
        </w:rPr>
        <w:t>ProcessSuiteGenerator</w:t>
      </w:r>
      <w:proofErr w:type="spellEnd"/>
      <w:r w:rsidRPr="001B0966">
        <w:rPr>
          <w:rStyle w:val="Run-in"/>
          <w:lang w:val="en-US"/>
        </w:rPr>
        <w:t>]</w:t>
      </w:r>
      <w:bookmarkEnd w:id="39"/>
      <w:r w:rsidRPr="001B0966">
        <w:rPr>
          <w:lang w:val="en-US"/>
        </w:rPr>
        <w:t xml:space="preserve"> </w:t>
      </w:r>
      <w:r w:rsidR="004D75DE" w:rsidRPr="001B0966">
        <w:rPr>
          <w:lang w:val="en-US"/>
        </w:rPr>
        <w:t>T</w:t>
      </w:r>
      <w:r w:rsidR="004D75DE" w:rsidRPr="001B0966">
        <w:rPr>
          <w:lang w:val="en-US"/>
        </w:rPr>
        <w:noBreakHyphen/>
        <w:t>Systems tool for providing project-specific</w:t>
      </w:r>
      <w:r w:rsidRPr="001B0966">
        <w:rPr>
          <w:lang w:val="en-US"/>
        </w:rPr>
        <w:t xml:space="preserve"> tailored method descriptions (SE Book, PM Book, …). The tool contains the fun</w:t>
      </w:r>
      <w:r>
        <w:rPr>
          <w:lang w:val="en-US"/>
        </w:rPr>
        <w:t>c</w:t>
      </w:r>
      <w:r w:rsidRPr="001B0966">
        <w:rPr>
          <w:lang w:val="en-US"/>
        </w:rPr>
        <w:t xml:space="preserve">tionality of the separate tool </w:t>
      </w:r>
      <w:r w:rsidRPr="001B0966">
        <w:rPr>
          <w:b/>
          <w:lang w:val="en-US"/>
        </w:rPr>
        <w:t xml:space="preserve"> </w:t>
      </w:r>
      <w:r w:rsidR="00F60834">
        <w:fldChar w:fldCharType="begin"/>
      </w:r>
      <w:r w:rsidR="00F60834" w:rsidRPr="00D67B3E">
        <w:rPr>
          <w:lang w:val="en-US"/>
        </w:rPr>
        <w:instrText xml:space="preserve"> REF PropertySetter \h  \* MERGEFORMAT </w:instrText>
      </w:r>
      <w:r w:rsidR="00F60834">
        <w:fldChar w:fldCharType="separate"/>
      </w:r>
      <w:r w:rsidR="0077027F" w:rsidRPr="0077027F">
        <w:rPr>
          <w:rStyle w:val="Run-in"/>
          <w:b w:val="0"/>
          <w:lang w:val="en-US"/>
        </w:rPr>
        <w:t>[Property Setter]</w:t>
      </w:r>
      <w:r w:rsidR="00F60834">
        <w:fldChar w:fldCharType="end"/>
      </w:r>
      <w:r w:rsidRPr="001B0966">
        <w:rPr>
          <w:lang w:val="en-US"/>
        </w:rPr>
        <w:t xml:space="preserve"> for editing document properties for all templates used in a project. Details and download at: </w:t>
      </w:r>
      <w:hyperlink r:id="rId31" w:anchor="Home-PSG" w:history="1">
        <w:r w:rsidR="004D75DE" w:rsidRPr="00870A99">
          <w:rPr>
            <w:rStyle w:val="Hyperlink"/>
            <w:lang w:val="en-US"/>
          </w:rPr>
          <w:t>https://seu30.gdc-dmst01.t-systems.com/confluence/display/OPALPSG#Home-PSG</w:t>
        </w:r>
      </w:hyperlink>
      <w:r w:rsidRPr="001B0966">
        <w:rPr>
          <w:lang w:val="en-US"/>
        </w:rPr>
        <w:t>.</w:t>
      </w:r>
    </w:p>
    <w:p w14:paraId="66724B6B" w14:textId="4E4FEEC2" w:rsidR="00324F25" w:rsidRPr="001B0966" w:rsidRDefault="001B0966" w:rsidP="001B0966">
      <w:pPr>
        <w:pStyle w:val="GlossaryEntry"/>
        <w:rPr>
          <w:lang w:val="en-US"/>
        </w:rPr>
      </w:pPr>
      <w:bookmarkStart w:id="40" w:name="PropertySetter"/>
      <w:r w:rsidRPr="001B0966">
        <w:rPr>
          <w:rStyle w:val="Run-in"/>
          <w:lang w:val="en-US"/>
        </w:rPr>
        <w:t>[Property Setter]</w:t>
      </w:r>
      <w:bookmarkEnd w:id="40"/>
      <w:r w:rsidRPr="001B0966">
        <w:rPr>
          <w:lang w:val="en-US"/>
        </w:rPr>
        <w:t xml:space="preserve"> T</w:t>
      </w:r>
      <w:r w:rsidRPr="001B0966">
        <w:rPr>
          <w:lang w:val="en-US"/>
        </w:rPr>
        <w:noBreakHyphen/>
        <w:t>Systems tool for editing document properties of Microsoft Office do</w:t>
      </w:r>
      <w:r>
        <w:rPr>
          <w:lang w:val="en-US"/>
        </w:rPr>
        <w:t>c</w:t>
      </w:r>
      <w:r w:rsidR="002A4DE8">
        <w:rPr>
          <w:lang w:val="en-US"/>
        </w:rPr>
        <w:t xml:space="preserve">uments. Downloadable at: </w:t>
      </w:r>
      <w:r w:rsidR="004D75DE">
        <w:rPr>
          <w:lang w:val="en-US"/>
        </w:rPr>
        <w:tab/>
      </w:r>
      <w:r w:rsidR="004D75DE">
        <w:rPr>
          <w:lang w:val="en-US"/>
        </w:rPr>
        <w:br/>
      </w:r>
      <w:hyperlink r:id="rId32" w:anchor="Home-PS" w:history="1">
        <w:r w:rsidR="004D75DE" w:rsidRPr="00140180">
          <w:rPr>
            <w:rStyle w:val="Hyperlink"/>
            <w:lang w:val="en-US"/>
          </w:rPr>
          <w:t>https://seu30.gdc-dmst01.t-systems.com/confluence/display/OPALPSG#Home-PS</w:t>
        </w:r>
      </w:hyperlink>
    </w:p>
    <w:p w14:paraId="49C42DD9" w14:textId="42F3592F" w:rsidR="00324F25" w:rsidRPr="004D75DE" w:rsidRDefault="00324F25" w:rsidP="00324F25">
      <w:pPr>
        <w:pStyle w:val="GlossaryEntry"/>
        <w:rPr>
          <w:lang w:val="en-US"/>
        </w:rPr>
      </w:pPr>
      <w:bookmarkStart w:id="41" w:name="TemplateGuideline"/>
      <w:r w:rsidRPr="00070106">
        <w:rPr>
          <w:rStyle w:val="Run-in"/>
          <w:lang w:val="en-US"/>
        </w:rPr>
        <w:t>[Template Guideline]</w:t>
      </w:r>
      <w:bookmarkEnd w:id="41"/>
      <w:r w:rsidRPr="00070106">
        <w:rPr>
          <w:lang w:val="en-US"/>
        </w:rPr>
        <w:t xml:space="preserve"> </w:t>
      </w:r>
      <w:bookmarkStart w:id="42" w:name="_Hlk163748303"/>
      <w:r w:rsidR="004D75DE" w:rsidRPr="00070106">
        <w:rPr>
          <w:lang w:val="en-US"/>
        </w:rPr>
        <w:t xml:space="preserve">Cookbook how to deal with T-Systems </w:t>
      </w:r>
      <w:r w:rsidR="004D75DE">
        <w:rPr>
          <w:lang w:val="en-US"/>
        </w:rPr>
        <w:t xml:space="preserve">document templates for Microsoft </w:t>
      </w:r>
      <w:r w:rsidR="004D75DE" w:rsidRPr="00070106">
        <w:rPr>
          <w:lang w:val="en-US"/>
        </w:rPr>
        <w:t>Word</w:t>
      </w:r>
      <w:r w:rsidR="004D75DE">
        <w:rPr>
          <w:lang w:val="en-US"/>
        </w:rPr>
        <w:t xml:space="preserve">, </w:t>
      </w:r>
      <w:r w:rsidR="004D75DE" w:rsidRPr="00070106">
        <w:rPr>
          <w:lang w:val="en-US"/>
        </w:rPr>
        <w:t xml:space="preserve">built into all general </w:t>
      </w:r>
      <w:r w:rsidR="004D75DE">
        <w:rPr>
          <w:lang w:val="en-US"/>
        </w:rPr>
        <w:t xml:space="preserve">OPAL Word based document </w:t>
      </w:r>
      <w:r w:rsidR="004D75DE" w:rsidRPr="00070106">
        <w:rPr>
          <w:lang w:val="en-US"/>
        </w:rPr>
        <w:t>templates (like SE Book and PM Book templates)</w:t>
      </w:r>
      <w:r w:rsidRPr="00070106">
        <w:rPr>
          <w:lang w:val="en-US"/>
        </w:rPr>
        <w:t>.</w:t>
      </w:r>
      <w:r w:rsidR="004D75DE">
        <w:rPr>
          <w:lang w:val="en-US"/>
        </w:rPr>
        <w:t xml:space="preserve"> Contains description of T-Systems ribbon “Format”:</w:t>
      </w:r>
      <w:bookmarkEnd w:id="42"/>
      <w:r w:rsidR="006638FB" w:rsidRPr="00070106">
        <w:rPr>
          <w:lang w:val="en-US"/>
        </w:rPr>
        <w:tab/>
      </w:r>
      <w:r w:rsidR="006638FB" w:rsidRPr="00070106">
        <w:rPr>
          <w:lang w:val="en-US"/>
        </w:rPr>
        <w:br/>
      </w:r>
      <w:hyperlink r:id="rId33" w:history="1">
        <w:r w:rsidR="00062F51" w:rsidRPr="004D75DE">
          <w:rPr>
            <w:rStyle w:val="Hyperlink"/>
            <w:lang w:val="en-US"/>
          </w:rPr>
          <w:t>http://sebook.t-systems.com/en/current/docs/00-common-documents/master-templates/Guideline-Template-en.docm</w:t>
        </w:r>
      </w:hyperlink>
      <w:r w:rsidR="00062F51" w:rsidRPr="004D75DE">
        <w:rPr>
          <w:lang w:val="en-US"/>
        </w:rPr>
        <w:t xml:space="preserve"> </w:t>
      </w:r>
    </w:p>
    <w:p w14:paraId="061FBFD8" w14:textId="77777777" w:rsidR="00F30557" w:rsidRPr="00070106" w:rsidRDefault="00324F25" w:rsidP="002874BB">
      <w:pPr>
        <w:pStyle w:val="IndexHeading"/>
        <w:rPr>
          <w:lang w:val="en-US"/>
        </w:rPr>
      </w:pPr>
      <w:bookmarkStart w:id="43" w:name="_Toc256670603"/>
      <w:bookmarkEnd w:id="36"/>
      <w:r w:rsidRPr="00070106">
        <w:rPr>
          <w:lang w:val="en-US"/>
        </w:rPr>
        <w:t>Change History / Release Notes</w:t>
      </w:r>
      <w:bookmarkEnd w:id="43"/>
    </w:p>
    <w:tbl>
      <w:tblPr>
        <w:tblStyle w:val="TSTable"/>
        <w:tblW w:w="5000" w:type="pct"/>
        <w:tblBorders>
          <w:top w:val="single" w:sz="12" w:space="0" w:color="808080"/>
          <w:left w:val="nil"/>
          <w:bottom w:val="single" w:sz="12" w:space="0" w:color="808080"/>
          <w:right w:val="nil"/>
          <w:insideH w:val="nil"/>
          <w:insideV w:val="nil"/>
        </w:tblBorders>
        <w:tblLook w:val="0000" w:firstRow="0" w:lastRow="0" w:firstColumn="0" w:lastColumn="0" w:noHBand="0" w:noVBand="0"/>
      </w:tblPr>
      <w:tblGrid>
        <w:gridCol w:w="1113"/>
        <w:gridCol w:w="1880"/>
        <w:gridCol w:w="1714"/>
        <w:gridCol w:w="1222"/>
        <w:gridCol w:w="3681"/>
      </w:tblGrid>
      <w:tr w:rsidR="00F2494F" w:rsidRPr="00070106" w14:paraId="6E5988E0" w14:textId="77777777" w:rsidTr="00324F25">
        <w:tc>
          <w:tcPr>
            <w:tcW w:w="579" w:type="pct"/>
            <w:tcBorders>
              <w:top w:val="single" w:sz="18" w:space="0" w:color="E20074"/>
              <w:bottom w:val="single" w:sz="4" w:space="0" w:color="000000"/>
            </w:tcBorders>
          </w:tcPr>
          <w:bookmarkEnd w:id="5"/>
          <w:p w14:paraId="0B0F6510" w14:textId="77777777" w:rsidR="00F2494F" w:rsidRPr="00070106" w:rsidRDefault="00F2494F" w:rsidP="0043264E">
            <w:pPr>
              <w:pStyle w:val="TableHeading"/>
              <w:rPr>
                <w:lang w:val="en-US"/>
              </w:rPr>
            </w:pPr>
            <w:r w:rsidRPr="00070106">
              <w:rPr>
                <w:lang w:val="en-US"/>
              </w:rPr>
              <w:t>Version</w:t>
            </w:r>
          </w:p>
        </w:tc>
        <w:tc>
          <w:tcPr>
            <w:tcW w:w="978" w:type="pct"/>
            <w:tcBorders>
              <w:top w:val="single" w:sz="18" w:space="0" w:color="E20074"/>
              <w:bottom w:val="single" w:sz="4" w:space="0" w:color="000000"/>
            </w:tcBorders>
          </w:tcPr>
          <w:p w14:paraId="68A4D500" w14:textId="77777777" w:rsidR="00F2494F" w:rsidRPr="00070106" w:rsidRDefault="00324F25" w:rsidP="0043264E">
            <w:pPr>
              <w:pStyle w:val="TableHeading"/>
              <w:rPr>
                <w:lang w:val="en-US"/>
              </w:rPr>
            </w:pPr>
            <w:r w:rsidRPr="00070106">
              <w:rPr>
                <w:lang w:val="en-US"/>
              </w:rPr>
              <w:t>Last revised</w:t>
            </w:r>
          </w:p>
        </w:tc>
        <w:tc>
          <w:tcPr>
            <w:tcW w:w="892" w:type="pct"/>
            <w:tcBorders>
              <w:top w:val="single" w:sz="18" w:space="0" w:color="E20074"/>
              <w:bottom w:val="single" w:sz="4" w:space="0" w:color="000000"/>
            </w:tcBorders>
          </w:tcPr>
          <w:p w14:paraId="168C5810" w14:textId="77777777" w:rsidR="00F2494F" w:rsidRPr="00070106" w:rsidRDefault="00324F25" w:rsidP="0043264E">
            <w:pPr>
              <w:pStyle w:val="TableHeading"/>
              <w:rPr>
                <w:lang w:val="en-US"/>
              </w:rPr>
            </w:pPr>
            <w:r w:rsidRPr="00070106">
              <w:rPr>
                <w:lang w:val="en-US"/>
              </w:rPr>
              <w:t>Author/Editor</w:t>
            </w:r>
          </w:p>
        </w:tc>
        <w:tc>
          <w:tcPr>
            <w:tcW w:w="636" w:type="pct"/>
            <w:tcBorders>
              <w:top w:val="single" w:sz="18" w:space="0" w:color="E20074"/>
              <w:bottom w:val="single" w:sz="4" w:space="0" w:color="000000"/>
            </w:tcBorders>
          </w:tcPr>
          <w:p w14:paraId="211B2958" w14:textId="77777777" w:rsidR="00F2494F" w:rsidRPr="00070106" w:rsidRDefault="00324F25" w:rsidP="0043264E">
            <w:pPr>
              <w:pStyle w:val="TableHeading"/>
              <w:rPr>
                <w:lang w:val="en-US"/>
              </w:rPr>
            </w:pPr>
            <w:r w:rsidRPr="00070106">
              <w:rPr>
                <w:lang w:val="en-US"/>
              </w:rPr>
              <w:t>Reason</w:t>
            </w:r>
          </w:p>
        </w:tc>
        <w:tc>
          <w:tcPr>
            <w:tcW w:w="1915" w:type="pct"/>
            <w:tcBorders>
              <w:top w:val="single" w:sz="18" w:space="0" w:color="E20074"/>
              <w:bottom w:val="single" w:sz="4" w:space="0" w:color="000000"/>
            </w:tcBorders>
          </w:tcPr>
          <w:p w14:paraId="2A0DCC0B" w14:textId="77777777" w:rsidR="00F2494F" w:rsidRPr="00070106" w:rsidRDefault="00324F25" w:rsidP="0043264E">
            <w:pPr>
              <w:pStyle w:val="TableHeading"/>
              <w:rPr>
                <w:lang w:val="en-US"/>
              </w:rPr>
            </w:pPr>
            <w:r w:rsidRPr="00070106">
              <w:rPr>
                <w:lang w:val="en-US"/>
              </w:rPr>
              <w:t>Changes/Comments</w:t>
            </w:r>
          </w:p>
        </w:tc>
      </w:tr>
      <w:tr w:rsidR="00F2494F" w:rsidRPr="00070106" w14:paraId="25CA60A4" w14:textId="77777777" w:rsidTr="00324F25">
        <w:tc>
          <w:tcPr>
            <w:tcW w:w="579" w:type="pct"/>
            <w:tcBorders>
              <w:top w:val="single" w:sz="4" w:space="0" w:color="000000"/>
              <w:bottom w:val="single" w:sz="4" w:space="0" w:color="000000"/>
            </w:tcBorders>
          </w:tcPr>
          <w:p w14:paraId="7BE4F321" w14:textId="77777777" w:rsidR="00F2494F" w:rsidRPr="00070106" w:rsidRDefault="00F2494F" w:rsidP="0043264E">
            <w:pPr>
              <w:pStyle w:val="TableText"/>
              <w:rPr>
                <w:rFonts w:cs="Arial"/>
                <w:color w:val="000000"/>
                <w:lang w:val="en-US"/>
              </w:rPr>
            </w:pPr>
          </w:p>
        </w:tc>
        <w:tc>
          <w:tcPr>
            <w:tcW w:w="978" w:type="pct"/>
            <w:tcBorders>
              <w:top w:val="single" w:sz="4" w:space="0" w:color="000000"/>
              <w:bottom w:val="single" w:sz="4" w:space="0" w:color="000000"/>
            </w:tcBorders>
          </w:tcPr>
          <w:p w14:paraId="19503FA3" w14:textId="77777777" w:rsidR="00F2494F" w:rsidRPr="00070106" w:rsidRDefault="00F2494F" w:rsidP="0043264E">
            <w:pPr>
              <w:pStyle w:val="TableText"/>
              <w:rPr>
                <w:rFonts w:cs="Arial"/>
                <w:color w:val="000000"/>
                <w:lang w:val="en-US"/>
              </w:rPr>
            </w:pPr>
          </w:p>
        </w:tc>
        <w:tc>
          <w:tcPr>
            <w:tcW w:w="892" w:type="pct"/>
            <w:tcBorders>
              <w:top w:val="single" w:sz="4" w:space="0" w:color="000000"/>
              <w:bottom w:val="single" w:sz="4" w:space="0" w:color="000000"/>
            </w:tcBorders>
          </w:tcPr>
          <w:p w14:paraId="36A6136D" w14:textId="77777777" w:rsidR="00F2494F" w:rsidRPr="00070106" w:rsidRDefault="00F2494F" w:rsidP="0043264E">
            <w:pPr>
              <w:pStyle w:val="TableText"/>
              <w:rPr>
                <w:rFonts w:cs="Arial"/>
                <w:color w:val="000000"/>
                <w:lang w:val="en-US"/>
              </w:rPr>
            </w:pPr>
          </w:p>
        </w:tc>
        <w:tc>
          <w:tcPr>
            <w:tcW w:w="636" w:type="pct"/>
            <w:tcBorders>
              <w:top w:val="single" w:sz="4" w:space="0" w:color="000000"/>
              <w:bottom w:val="single" w:sz="4" w:space="0" w:color="000000"/>
            </w:tcBorders>
          </w:tcPr>
          <w:p w14:paraId="1C4413D1" w14:textId="77777777" w:rsidR="00F2494F" w:rsidRPr="00070106" w:rsidRDefault="00F2494F" w:rsidP="0043264E">
            <w:pPr>
              <w:pStyle w:val="TableText"/>
              <w:rPr>
                <w:rFonts w:cs="Arial"/>
                <w:color w:val="000000"/>
                <w:lang w:val="en-US"/>
              </w:rPr>
            </w:pPr>
          </w:p>
        </w:tc>
        <w:tc>
          <w:tcPr>
            <w:tcW w:w="1915" w:type="pct"/>
            <w:tcBorders>
              <w:top w:val="single" w:sz="4" w:space="0" w:color="000000"/>
              <w:bottom w:val="single" w:sz="4" w:space="0" w:color="000000"/>
            </w:tcBorders>
          </w:tcPr>
          <w:p w14:paraId="7AB8FCE2" w14:textId="77777777" w:rsidR="00F2494F" w:rsidRPr="00070106" w:rsidRDefault="00F2494F" w:rsidP="0043264E">
            <w:pPr>
              <w:pStyle w:val="TableText"/>
              <w:rPr>
                <w:rFonts w:cs="Arial"/>
                <w:color w:val="000000"/>
                <w:lang w:val="en-US"/>
              </w:rPr>
            </w:pPr>
          </w:p>
        </w:tc>
      </w:tr>
    </w:tbl>
    <w:p w14:paraId="5FEA34D7" w14:textId="77777777" w:rsidR="00F30557" w:rsidRPr="00070106" w:rsidRDefault="00324F25" w:rsidP="00DB7069">
      <w:pPr>
        <w:pStyle w:val="IndexHeading"/>
        <w:keepLines/>
        <w:rPr>
          <w:lang w:val="en-US"/>
        </w:rPr>
      </w:pPr>
      <w:bookmarkStart w:id="44" w:name="_Toc256670604"/>
      <w:r w:rsidRPr="00070106">
        <w:rPr>
          <w:lang w:val="en-US"/>
        </w:rPr>
        <w:t>Distribution List</w:t>
      </w:r>
      <w:bookmarkEnd w:id="44"/>
    </w:p>
    <w:tbl>
      <w:tblPr>
        <w:tblStyle w:val="TSTable"/>
        <w:tblW w:w="0" w:type="auto"/>
        <w:tblBorders>
          <w:top w:val="single" w:sz="12" w:space="0" w:color="808080"/>
          <w:left w:val="nil"/>
          <w:bottom w:val="single" w:sz="12" w:space="0" w:color="808080"/>
          <w:right w:val="nil"/>
          <w:insideH w:val="nil"/>
          <w:insideV w:val="nil"/>
        </w:tblBorders>
        <w:tblLayout w:type="fixed"/>
        <w:tblLook w:val="0000" w:firstRow="0" w:lastRow="0" w:firstColumn="0" w:lastColumn="0" w:noHBand="0" w:noVBand="0"/>
      </w:tblPr>
      <w:tblGrid>
        <w:gridCol w:w="2576"/>
        <w:gridCol w:w="6314"/>
      </w:tblGrid>
      <w:tr w:rsidR="00F30557" w:rsidRPr="00070106" w14:paraId="5BA6942E" w14:textId="77777777" w:rsidTr="00DB7069">
        <w:trPr>
          <w:cantSplit/>
        </w:trPr>
        <w:tc>
          <w:tcPr>
            <w:tcW w:w="2576" w:type="dxa"/>
            <w:tcBorders>
              <w:top w:val="single" w:sz="18" w:space="0" w:color="E20074"/>
              <w:bottom w:val="single" w:sz="4" w:space="0" w:color="000000"/>
            </w:tcBorders>
          </w:tcPr>
          <w:p w14:paraId="36F9FDF6" w14:textId="77777777" w:rsidR="00F30557" w:rsidRPr="00070106" w:rsidRDefault="002914EB" w:rsidP="00DB7069">
            <w:pPr>
              <w:pStyle w:val="TableHeading"/>
              <w:rPr>
                <w:lang w:val="en-US"/>
              </w:rPr>
            </w:pPr>
            <w:r w:rsidRPr="00070106">
              <w:rPr>
                <w:lang w:val="en-US"/>
              </w:rPr>
              <w:t>Name</w:t>
            </w:r>
          </w:p>
        </w:tc>
        <w:tc>
          <w:tcPr>
            <w:tcW w:w="6314" w:type="dxa"/>
            <w:tcBorders>
              <w:top w:val="single" w:sz="18" w:space="0" w:color="E20074"/>
              <w:bottom w:val="single" w:sz="4" w:space="0" w:color="000000"/>
            </w:tcBorders>
          </w:tcPr>
          <w:p w14:paraId="2F90A8C0" w14:textId="77777777" w:rsidR="00F30557" w:rsidRPr="00070106" w:rsidRDefault="00324F25" w:rsidP="00DB7069">
            <w:pPr>
              <w:pStyle w:val="TableHeading"/>
              <w:rPr>
                <w:lang w:val="en-US"/>
              </w:rPr>
            </w:pPr>
            <w:r w:rsidRPr="00070106">
              <w:rPr>
                <w:lang w:val="en-US"/>
              </w:rPr>
              <w:t>Function/Company</w:t>
            </w:r>
          </w:p>
        </w:tc>
      </w:tr>
      <w:tr w:rsidR="00F30557" w:rsidRPr="00070106" w14:paraId="329C5509" w14:textId="77777777" w:rsidTr="00DB7069">
        <w:trPr>
          <w:cantSplit/>
        </w:trPr>
        <w:tc>
          <w:tcPr>
            <w:tcW w:w="2576" w:type="dxa"/>
            <w:tcBorders>
              <w:top w:val="single" w:sz="4" w:space="0" w:color="000000"/>
              <w:bottom w:val="single" w:sz="4" w:space="0" w:color="000000"/>
            </w:tcBorders>
          </w:tcPr>
          <w:p w14:paraId="208F9F06" w14:textId="77777777" w:rsidR="00F30557" w:rsidRPr="00070106" w:rsidRDefault="00F30557" w:rsidP="00DB7069">
            <w:pPr>
              <w:pStyle w:val="TableText"/>
              <w:rPr>
                <w:rFonts w:cs="Arial"/>
                <w:color w:val="000000"/>
                <w:lang w:val="en-US"/>
              </w:rPr>
            </w:pPr>
          </w:p>
        </w:tc>
        <w:tc>
          <w:tcPr>
            <w:tcW w:w="6314" w:type="dxa"/>
            <w:tcBorders>
              <w:top w:val="single" w:sz="4" w:space="0" w:color="000000"/>
              <w:bottom w:val="single" w:sz="4" w:space="0" w:color="000000"/>
            </w:tcBorders>
          </w:tcPr>
          <w:p w14:paraId="40D47BC0" w14:textId="77777777" w:rsidR="00F30557" w:rsidRPr="00070106" w:rsidRDefault="00F30557" w:rsidP="00DB7069">
            <w:pPr>
              <w:pStyle w:val="TableText"/>
              <w:rPr>
                <w:rFonts w:cs="Arial"/>
                <w:color w:val="000000"/>
                <w:lang w:val="en-US"/>
              </w:rPr>
            </w:pPr>
          </w:p>
        </w:tc>
      </w:tr>
      <w:tr w:rsidR="00F30557" w:rsidRPr="00070106" w14:paraId="66B8ADFC" w14:textId="77777777" w:rsidTr="00DB7069">
        <w:trPr>
          <w:cantSplit/>
        </w:trPr>
        <w:tc>
          <w:tcPr>
            <w:tcW w:w="2576" w:type="dxa"/>
            <w:tcBorders>
              <w:top w:val="single" w:sz="4" w:space="0" w:color="000000"/>
              <w:bottom w:val="single" w:sz="4" w:space="0" w:color="000000"/>
            </w:tcBorders>
          </w:tcPr>
          <w:p w14:paraId="3276FD68" w14:textId="77777777" w:rsidR="00F30557" w:rsidRPr="00070106" w:rsidRDefault="00F30557" w:rsidP="00DB7069">
            <w:pPr>
              <w:pStyle w:val="TableText"/>
              <w:rPr>
                <w:rFonts w:cs="Arial"/>
                <w:color w:val="000000"/>
                <w:lang w:val="en-US"/>
              </w:rPr>
            </w:pPr>
          </w:p>
        </w:tc>
        <w:tc>
          <w:tcPr>
            <w:tcW w:w="6314" w:type="dxa"/>
            <w:tcBorders>
              <w:top w:val="single" w:sz="4" w:space="0" w:color="000000"/>
              <w:bottom w:val="single" w:sz="4" w:space="0" w:color="000000"/>
            </w:tcBorders>
          </w:tcPr>
          <w:p w14:paraId="19E44F08" w14:textId="77777777" w:rsidR="00F30557" w:rsidRPr="00070106" w:rsidRDefault="00F30557" w:rsidP="00DB7069">
            <w:pPr>
              <w:pStyle w:val="TableText"/>
              <w:rPr>
                <w:rFonts w:cs="Arial"/>
                <w:color w:val="000000"/>
                <w:lang w:val="en-US"/>
              </w:rPr>
            </w:pPr>
          </w:p>
        </w:tc>
      </w:tr>
      <w:tr w:rsidR="00F30557" w:rsidRPr="00070106" w14:paraId="1E5CF247" w14:textId="77777777" w:rsidTr="00DB7069">
        <w:trPr>
          <w:cantSplit/>
        </w:trPr>
        <w:tc>
          <w:tcPr>
            <w:tcW w:w="2576" w:type="dxa"/>
            <w:tcBorders>
              <w:top w:val="single" w:sz="4" w:space="0" w:color="000000"/>
              <w:bottom w:val="single" w:sz="4" w:space="0" w:color="000000"/>
            </w:tcBorders>
          </w:tcPr>
          <w:p w14:paraId="55F792B5" w14:textId="77777777" w:rsidR="00F30557" w:rsidRPr="00070106" w:rsidRDefault="00F30557" w:rsidP="00DB7069">
            <w:pPr>
              <w:pStyle w:val="TableText"/>
              <w:rPr>
                <w:rFonts w:cs="Arial"/>
                <w:color w:val="000000"/>
                <w:lang w:val="en-US"/>
              </w:rPr>
            </w:pPr>
          </w:p>
        </w:tc>
        <w:tc>
          <w:tcPr>
            <w:tcW w:w="6314" w:type="dxa"/>
            <w:tcBorders>
              <w:top w:val="single" w:sz="4" w:space="0" w:color="000000"/>
              <w:bottom w:val="single" w:sz="4" w:space="0" w:color="000000"/>
            </w:tcBorders>
          </w:tcPr>
          <w:p w14:paraId="15C414C1" w14:textId="77777777" w:rsidR="00F30557" w:rsidRPr="00070106" w:rsidRDefault="00F30557" w:rsidP="00DB7069">
            <w:pPr>
              <w:pStyle w:val="TableText"/>
              <w:tabs>
                <w:tab w:val="left" w:pos="2228"/>
              </w:tabs>
              <w:rPr>
                <w:rFonts w:cs="Arial"/>
                <w:color w:val="000000"/>
                <w:lang w:val="en-US"/>
              </w:rPr>
            </w:pPr>
          </w:p>
        </w:tc>
      </w:tr>
    </w:tbl>
    <w:p w14:paraId="6EC7502D" w14:textId="77777777" w:rsidR="00F30557" w:rsidRPr="00070106" w:rsidRDefault="00DB7069" w:rsidP="00324F25">
      <w:pPr>
        <w:pStyle w:val="IndexHeading"/>
        <w:pageBreakBefore w:val="0"/>
        <w:rPr>
          <w:lang w:val="en-US"/>
        </w:rPr>
      </w:pPr>
      <w:r w:rsidRPr="00070106">
        <w:rPr>
          <w:rStyle w:val="hps"/>
          <w:lang w:val="en-US"/>
        </w:rPr>
        <w:t>Authorization</w:t>
      </w:r>
    </w:p>
    <w:tbl>
      <w:tblPr>
        <w:tblW w:w="8890" w:type="dxa"/>
        <w:tblBorders>
          <w:top w:val="single" w:sz="12" w:space="0" w:color="808080"/>
          <w:left w:val="nil"/>
          <w:bottom w:val="single" w:sz="12" w:space="0" w:color="808080"/>
          <w:right w:val="nil"/>
          <w:insideH w:val="nil"/>
          <w:insideV w:val="nil"/>
        </w:tblBorders>
        <w:tblLayout w:type="fixed"/>
        <w:tblLook w:val="0000" w:firstRow="0" w:lastRow="0" w:firstColumn="0" w:lastColumn="0" w:noHBand="0" w:noVBand="0"/>
      </w:tblPr>
      <w:tblGrid>
        <w:gridCol w:w="1468"/>
        <w:gridCol w:w="3025"/>
        <w:gridCol w:w="1565"/>
        <w:gridCol w:w="2832"/>
      </w:tblGrid>
      <w:tr w:rsidR="00AD108F" w:rsidRPr="00070106" w14:paraId="4343A23E" w14:textId="77777777" w:rsidTr="000A41D8">
        <w:tc>
          <w:tcPr>
            <w:tcW w:w="4493" w:type="dxa"/>
            <w:gridSpan w:val="2"/>
            <w:tcBorders>
              <w:top w:val="single" w:sz="18" w:space="0" w:color="E20074"/>
              <w:bottom w:val="single" w:sz="4" w:space="0" w:color="000000"/>
            </w:tcBorders>
          </w:tcPr>
          <w:p w14:paraId="6F5BCC00" w14:textId="77777777" w:rsidR="00AD108F" w:rsidRPr="00070106" w:rsidRDefault="00DB7069" w:rsidP="0043264E">
            <w:pPr>
              <w:pStyle w:val="TableHeading"/>
              <w:rPr>
                <w:lang w:val="en-US"/>
              </w:rPr>
            </w:pPr>
            <w:r w:rsidRPr="00070106">
              <w:rPr>
                <w:lang w:val="en-US"/>
              </w:rPr>
              <w:t>Customer</w:t>
            </w:r>
          </w:p>
        </w:tc>
        <w:tc>
          <w:tcPr>
            <w:tcW w:w="4397" w:type="dxa"/>
            <w:gridSpan w:val="2"/>
            <w:tcBorders>
              <w:top w:val="single" w:sz="18" w:space="0" w:color="E20074"/>
              <w:bottom w:val="single" w:sz="4" w:space="0" w:color="000000"/>
            </w:tcBorders>
          </w:tcPr>
          <w:p w14:paraId="2FAE0D5E" w14:textId="77777777" w:rsidR="00AD108F" w:rsidRPr="00070106" w:rsidRDefault="00DB7069" w:rsidP="0043264E">
            <w:pPr>
              <w:pStyle w:val="TableHeading"/>
              <w:rPr>
                <w:lang w:val="en-US"/>
              </w:rPr>
            </w:pPr>
            <w:r w:rsidRPr="00070106">
              <w:rPr>
                <w:lang w:val="en-US"/>
              </w:rPr>
              <w:t>Contractor</w:t>
            </w:r>
          </w:p>
        </w:tc>
      </w:tr>
      <w:tr w:rsidR="00DB7069" w:rsidRPr="00070106" w14:paraId="781BADB8" w14:textId="77777777" w:rsidTr="000A41D8">
        <w:tc>
          <w:tcPr>
            <w:tcW w:w="1468" w:type="dxa"/>
            <w:tcBorders>
              <w:top w:val="single" w:sz="4" w:space="0" w:color="000000"/>
              <w:bottom w:val="single" w:sz="4" w:space="0" w:color="000000"/>
            </w:tcBorders>
          </w:tcPr>
          <w:p w14:paraId="14B40F39" w14:textId="77777777" w:rsidR="00DB7069" w:rsidRPr="00070106" w:rsidRDefault="00DB7069" w:rsidP="0043264E">
            <w:pPr>
              <w:pStyle w:val="TableText"/>
              <w:rPr>
                <w:lang w:val="en-US"/>
              </w:rPr>
            </w:pPr>
            <w:r w:rsidRPr="00070106">
              <w:rPr>
                <w:lang w:val="en-US"/>
              </w:rPr>
              <w:t>Name:</w:t>
            </w:r>
          </w:p>
        </w:tc>
        <w:tc>
          <w:tcPr>
            <w:tcW w:w="3025" w:type="dxa"/>
            <w:tcBorders>
              <w:top w:val="single" w:sz="4" w:space="0" w:color="000000"/>
              <w:bottom w:val="single" w:sz="4" w:space="0" w:color="000000"/>
            </w:tcBorders>
          </w:tcPr>
          <w:p w14:paraId="5AB8CA5B" w14:textId="77777777" w:rsidR="00DB7069" w:rsidRPr="00070106" w:rsidRDefault="00F60834" w:rsidP="00DB7069">
            <w:pPr>
              <w:pStyle w:val="TableText"/>
              <w:rPr>
                <w:rFonts w:cs="Arial"/>
                <w:color w:val="000000"/>
                <w:lang w:val="en-US"/>
              </w:rPr>
            </w:pPr>
            <w:r w:rsidRPr="00070106">
              <w:rPr>
                <w:rFonts w:cs="Arial"/>
                <w:color w:val="000000"/>
                <w:lang w:val="en-US"/>
              </w:rPr>
              <w:fldChar w:fldCharType="begin"/>
            </w:r>
            <w:r w:rsidR="00DB7069" w:rsidRPr="00070106">
              <w:rPr>
                <w:rFonts w:cs="Arial"/>
                <w:color w:val="000000"/>
                <w:lang w:val="en-US"/>
              </w:rPr>
              <w:instrText>MACROBUTTON NoMacro [Insert name here]</w:instrText>
            </w:r>
            <w:r w:rsidRPr="00070106">
              <w:rPr>
                <w:rFonts w:cs="Arial"/>
                <w:color w:val="000000"/>
                <w:lang w:val="en-US"/>
              </w:rPr>
              <w:fldChar w:fldCharType="end"/>
            </w:r>
          </w:p>
        </w:tc>
        <w:tc>
          <w:tcPr>
            <w:tcW w:w="1565" w:type="dxa"/>
            <w:tcBorders>
              <w:top w:val="single" w:sz="4" w:space="0" w:color="000000"/>
              <w:bottom w:val="single" w:sz="4" w:space="0" w:color="000000"/>
            </w:tcBorders>
          </w:tcPr>
          <w:p w14:paraId="7E37FE4A" w14:textId="77777777" w:rsidR="00DB7069" w:rsidRPr="00070106" w:rsidRDefault="00DB7069" w:rsidP="0043264E">
            <w:pPr>
              <w:pStyle w:val="TableText"/>
              <w:rPr>
                <w:lang w:val="en-US"/>
              </w:rPr>
            </w:pPr>
            <w:r w:rsidRPr="00070106">
              <w:rPr>
                <w:lang w:val="en-US"/>
              </w:rPr>
              <w:t>Name:</w:t>
            </w:r>
          </w:p>
        </w:tc>
        <w:tc>
          <w:tcPr>
            <w:tcW w:w="2832" w:type="dxa"/>
            <w:tcBorders>
              <w:top w:val="single" w:sz="4" w:space="0" w:color="000000"/>
              <w:bottom w:val="single" w:sz="4" w:space="0" w:color="000000"/>
            </w:tcBorders>
          </w:tcPr>
          <w:p w14:paraId="4523590A" w14:textId="77777777" w:rsidR="00DB7069" w:rsidRPr="00070106" w:rsidRDefault="00F60834" w:rsidP="002432E8">
            <w:pPr>
              <w:pStyle w:val="TableText"/>
              <w:rPr>
                <w:rFonts w:cs="Arial"/>
                <w:color w:val="000000"/>
                <w:lang w:val="en-US"/>
              </w:rPr>
            </w:pPr>
            <w:r w:rsidRPr="00070106">
              <w:rPr>
                <w:rFonts w:cs="Arial"/>
                <w:color w:val="000000"/>
                <w:lang w:val="en-US"/>
              </w:rPr>
              <w:fldChar w:fldCharType="begin"/>
            </w:r>
            <w:r w:rsidR="00DB7069" w:rsidRPr="00070106">
              <w:rPr>
                <w:rFonts w:cs="Arial"/>
                <w:color w:val="000000"/>
                <w:lang w:val="en-US"/>
              </w:rPr>
              <w:instrText>MACROBUTTON NoMacro [Insert name here]</w:instrText>
            </w:r>
            <w:r w:rsidRPr="00070106">
              <w:rPr>
                <w:rFonts w:cs="Arial"/>
                <w:color w:val="000000"/>
                <w:lang w:val="en-US"/>
              </w:rPr>
              <w:fldChar w:fldCharType="end"/>
            </w:r>
          </w:p>
        </w:tc>
      </w:tr>
      <w:tr w:rsidR="00DB7069" w:rsidRPr="00070106" w14:paraId="5E5CB9F5" w14:textId="77777777" w:rsidTr="000A41D8">
        <w:tc>
          <w:tcPr>
            <w:tcW w:w="1468" w:type="dxa"/>
            <w:tcBorders>
              <w:top w:val="single" w:sz="4" w:space="0" w:color="000000"/>
              <w:bottom w:val="single" w:sz="4" w:space="0" w:color="000000"/>
            </w:tcBorders>
          </w:tcPr>
          <w:p w14:paraId="58E46AEC" w14:textId="77777777" w:rsidR="00DB7069" w:rsidRPr="00070106" w:rsidRDefault="00DB7069" w:rsidP="0043264E">
            <w:pPr>
              <w:pStyle w:val="TableText"/>
              <w:rPr>
                <w:lang w:val="en-US"/>
              </w:rPr>
            </w:pPr>
            <w:r w:rsidRPr="00070106">
              <w:rPr>
                <w:lang w:val="en-US"/>
              </w:rPr>
              <w:t>Function:</w:t>
            </w:r>
          </w:p>
        </w:tc>
        <w:tc>
          <w:tcPr>
            <w:tcW w:w="3025" w:type="dxa"/>
            <w:tcBorders>
              <w:top w:val="single" w:sz="4" w:space="0" w:color="000000"/>
              <w:bottom w:val="single" w:sz="4" w:space="0" w:color="000000"/>
            </w:tcBorders>
          </w:tcPr>
          <w:p w14:paraId="4DE6BBF8" w14:textId="77777777" w:rsidR="00DB7069" w:rsidRPr="00070106" w:rsidRDefault="00F60834" w:rsidP="00DB7069">
            <w:pPr>
              <w:pStyle w:val="TableText"/>
              <w:rPr>
                <w:rFonts w:cs="Arial"/>
                <w:color w:val="000000"/>
                <w:lang w:val="en-US"/>
              </w:rPr>
            </w:pPr>
            <w:r w:rsidRPr="00070106">
              <w:rPr>
                <w:rFonts w:cs="Arial"/>
                <w:color w:val="000000"/>
                <w:lang w:val="en-US"/>
              </w:rPr>
              <w:fldChar w:fldCharType="begin"/>
            </w:r>
            <w:r w:rsidR="00DB7069" w:rsidRPr="00070106">
              <w:rPr>
                <w:rFonts w:cs="Arial"/>
                <w:color w:val="000000"/>
                <w:lang w:val="en-US"/>
              </w:rPr>
              <w:instrText>MACROBUTTON NoMacro [Insert function here]</w:instrText>
            </w:r>
            <w:r w:rsidRPr="00070106">
              <w:rPr>
                <w:rFonts w:cs="Arial"/>
                <w:color w:val="000000"/>
                <w:lang w:val="en-US"/>
              </w:rPr>
              <w:fldChar w:fldCharType="end"/>
            </w:r>
          </w:p>
        </w:tc>
        <w:tc>
          <w:tcPr>
            <w:tcW w:w="1565" w:type="dxa"/>
            <w:tcBorders>
              <w:top w:val="single" w:sz="4" w:space="0" w:color="000000"/>
              <w:bottom w:val="single" w:sz="4" w:space="0" w:color="000000"/>
            </w:tcBorders>
          </w:tcPr>
          <w:p w14:paraId="27C609F0" w14:textId="77777777" w:rsidR="00DB7069" w:rsidRPr="00070106" w:rsidRDefault="00DB7069" w:rsidP="0043264E">
            <w:pPr>
              <w:pStyle w:val="TableText"/>
              <w:rPr>
                <w:lang w:val="en-US"/>
              </w:rPr>
            </w:pPr>
            <w:r w:rsidRPr="00070106">
              <w:rPr>
                <w:lang w:val="en-US"/>
              </w:rPr>
              <w:t>Function:</w:t>
            </w:r>
          </w:p>
        </w:tc>
        <w:tc>
          <w:tcPr>
            <w:tcW w:w="2832" w:type="dxa"/>
            <w:tcBorders>
              <w:top w:val="single" w:sz="4" w:space="0" w:color="000000"/>
              <w:bottom w:val="single" w:sz="4" w:space="0" w:color="000000"/>
            </w:tcBorders>
          </w:tcPr>
          <w:p w14:paraId="737804CA" w14:textId="77777777" w:rsidR="00DB7069" w:rsidRPr="00070106" w:rsidRDefault="00F60834" w:rsidP="002432E8">
            <w:pPr>
              <w:pStyle w:val="TableText"/>
              <w:rPr>
                <w:rFonts w:cs="Arial"/>
                <w:color w:val="000000"/>
                <w:lang w:val="en-US"/>
              </w:rPr>
            </w:pPr>
            <w:r w:rsidRPr="00070106">
              <w:rPr>
                <w:rFonts w:cs="Arial"/>
                <w:color w:val="000000"/>
                <w:lang w:val="en-US"/>
              </w:rPr>
              <w:fldChar w:fldCharType="begin"/>
            </w:r>
            <w:r w:rsidR="00DB7069" w:rsidRPr="00070106">
              <w:rPr>
                <w:rFonts w:cs="Arial"/>
                <w:color w:val="000000"/>
                <w:lang w:val="en-US"/>
              </w:rPr>
              <w:instrText>MACROBUTTON NoMacro [Insert function here]</w:instrText>
            </w:r>
            <w:r w:rsidRPr="00070106">
              <w:rPr>
                <w:rFonts w:cs="Arial"/>
                <w:color w:val="000000"/>
                <w:lang w:val="en-US"/>
              </w:rPr>
              <w:fldChar w:fldCharType="end"/>
            </w:r>
          </w:p>
        </w:tc>
      </w:tr>
      <w:tr w:rsidR="00DB7069" w:rsidRPr="00070106" w14:paraId="75741B46" w14:textId="77777777" w:rsidTr="000A41D8">
        <w:tc>
          <w:tcPr>
            <w:tcW w:w="1468" w:type="dxa"/>
            <w:tcBorders>
              <w:top w:val="single" w:sz="4" w:space="0" w:color="000000"/>
              <w:bottom w:val="single" w:sz="4" w:space="0" w:color="000000"/>
            </w:tcBorders>
          </w:tcPr>
          <w:p w14:paraId="2656E085" w14:textId="77777777" w:rsidR="00DB7069" w:rsidRPr="00070106" w:rsidRDefault="00DB7069" w:rsidP="0043264E">
            <w:pPr>
              <w:pStyle w:val="TableText"/>
              <w:rPr>
                <w:lang w:val="en-US"/>
              </w:rPr>
            </w:pPr>
            <w:r w:rsidRPr="00070106">
              <w:rPr>
                <w:lang w:val="en-US"/>
              </w:rPr>
              <w:t>Date:</w:t>
            </w:r>
          </w:p>
        </w:tc>
        <w:tc>
          <w:tcPr>
            <w:tcW w:w="3025" w:type="dxa"/>
            <w:tcBorders>
              <w:top w:val="single" w:sz="4" w:space="0" w:color="000000"/>
              <w:bottom w:val="single" w:sz="4" w:space="0" w:color="000000"/>
            </w:tcBorders>
          </w:tcPr>
          <w:p w14:paraId="6DF01319" w14:textId="77777777" w:rsidR="00DB7069" w:rsidRPr="00070106" w:rsidRDefault="00F60834" w:rsidP="00DB7069">
            <w:pPr>
              <w:pStyle w:val="TableText"/>
              <w:rPr>
                <w:rFonts w:cs="Arial"/>
                <w:color w:val="000000"/>
                <w:lang w:val="en-US"/>
              </w:rPr>
            </w:pPr>
            <w:r w:rsidRPr="00070106">
              <w:rPr>
                <w:rFonts w:cs="Arial"/>
                <w:color w:val="000000"/>
                <w:lang w:val="en-US"/>
              </w:rPr>
              <w:fldChar w:fldCharType="begin"/>
            </w:r>
            <w:r w:rsidR="00DB7069" w:rsidRPr="00070106">
              <w:rPr>
                <w:rFonts w:cs="Arial"/>
                <w:color w:val="000000"/>
                <w:lang w:val="en-US"/>
              </w:rPr>
              <w:instrText>MACROBUTTON NoMacro [Insert date here]</w:instrText>
            </w:r>
            <w:r w:rsidRPr="00070106">
              <w:rPr>
                <w:rFonts w:cs="Arial"/>
                <w:color w:val="000000"/>
                <w:lang w:val="en-US"/>
              </w:rPr>
              <w:fldChar w:fldCharType="end"/>
            </w:r>
          </w:p>
        </w:tc>
        <w:tc>
          <w:tcPr>
            <w:tcW w:w="1565" w:type="dxa"/>
            <w:tcBorders>
              <w:top w:val="single" w:sz="4" w:space="0" w:color="000000"/>
              <w:bottom w:val="single" w:sz="4" w:space="0" w:color="000000"/>
            </w:tcBorders>
          </w:tcPr>
          <w:p w14:paraId="2E199C8C" w14:textId="77777777" w:rsidR="00DB7069" w:rsidRPr="00070106" w:rsidRDefault="00DB7069" w:rsidP="0043264E">
            <w:pPr>
              <w:pStyle w:val="TableText"/>
              <w:rPr>
                <w:lang w:val="en-US"/>
              </w:rPr>
            </w:pPr>
            <w:r w:rsidRPr="00070106">
              <w:rPr>
                <w:lang w:val="en-US"/>
              </w:rPr>
              <w:t>Date:</w:t>
            </w:r>
          </w:p>
        </w:tc>
        <w:tc>
          <w:tcPr>
            <w:tcW w:w="2832" w:type="dxa"/>
            <w:tcBorders>
              <w:top w:val="single" w:sz="4" w:space="0" w:color="000000"/>
              <w:bottom w:val="single" w:sz="4" w:space="0" w:color="000000"/>
            </w:tcBorders>
          </w:tcPr>
          <w:p w14:paraId="27976115" w14:textId="77777777" w:rsidR="00DB7069" w:rsidRPr="00070106" w:rsidRDefault="00F60834" w:rsidP="002432E8">
            <w:pPr>
              <w:pStyle w:val="TableText"/>
              <w:rPr>
                <w:rFonts w:cs="Arial"/>
                <w:color w:val="000000"/>
                <w:lang w:val="en-US"/>
              </w:rPr>
            </w:pPr>
            <w:r w:rsidRPr="00070106">
              <w:rPr>
                <w:rFonts w:cs="Arial"/>
                <w:color w:val="000000"/>
                <w:lang w:val="en-US"/>
              </w:rPr>
              <w:fldChar w:fldCharType="begin"/>
            </w:r>
            <w:r w:rsidR="00DB7069" w:rsidRPr="00070106">
              <w:rPr>
                <w:rFonts w:cs="Arial"/>
                <w:color w:val="000000"/>
                <w:lang w:val="en-US"/>
              </w:rPr>
              <w:instrText>MACROBUTTON NoMacro [Insert date here]</w:instrText>
            </w:r>
            <w:r w:rsidRPr="00070106">
              <w:rPr>
                <w:rFonts w:cs="Arial"/>
                <w:color w:val="000000"/>
                <w:lang w:val="en-US"/>
              </w:rPr>
              <w:fldChar w:fldCharType="end"/>
            </w:r>
          </w:p>
        </w:tc>
      </w:tr>
      <w:tr w:rsidR="00AD108F" w:rsidRPr="00070106" w14:paraId="45B8D78A" w14:textId="77777777" w:rsidTr="000A41D8">
        <w:trPr>
          <w:trHeight w:val="487"/>
        </w:trPr>
        <w:tc>
          <w:tcPr>
            <w:tcW w:w="1468" w:type="dxa"/>
            <w:tcBorders>
              <w:top w:val="single" w:sz="4" w:space="0" w:color="000000"/>
              <w:bottom w:val="single" w:sz="4" w:space="0" w:color="000000"/>
            </w:tcBorders>
          </w:tcPr>
          <w:p w14:paraId="02473290" w14:textId="77777777" w:rsidR="00AD108F" w:rsidRPr="00070106" w:rsidRDefault="00DB7069" w:rsidP="0043264E">
            <w:pPr>
              <w:pStyle w:val="TableText"/>
              <w:rPr>
                <w:lang w:val="en-US"/>
              </w:rPr>
            </w:pPr>
            <w:r w:rsidRPr="00070106">
              <w:rPr>
                <w:lang w:val="en-US"/>
              </w:rPr>
              <w:t>Signature</w:t>
            </w:r>
            <w:r w:rsidR="00AD108F" w:rsidRPr="00070106">
              <w:rPr>
                <w:lang w:val="en-US"/>
              </w:rPr>
              <w:t>:</w:t>
            </w:r>
          </w:p>
        </w:tc>
        <w:tc>
          <w:tcPr>
            <w:tcW w:w="3025" w:type="dxa"/>
            <w:tcBorders>
              <w:top w:val="single" w:sz="4" w:space="0" w:color="000000"/>
              <w:bottom w:val="single" w:sz="4" w:space="0" w:color="000000"/>
            </w:tcBorders>
          </w:tcPr>
          <w:p w14:paraId="006B619C" w14:textId="77777777" w:rsidR="00AD108F" w:rsidRPr="00070106" w:rsidRDefault="00AD108F" w:rsidP="0043264E">
            <w:pPr>
              <w:pStyle w:val="TableText"/>
              <w:rPr>
                <w:rFonts w:cs="Arial"/>
                <w:color w:val="000000"/>
                <w:lang w:val="en-US"/>
              </w:rPr>
            </w:pPr>
          </w:p>
        </w:tc>
        <w:tc>
          <w:tcPr>
            <w:tcW w:w="1565" w:type="dxa"/>
            <w:tcBorders>
              <w:top w:val="single" w:sz="4" w:space="0" w:color="000000"/>
              <w:bottom w:val="single" w:sz="4" w:space="0" w:color="000000"/>
            </w:tcBorders>
          </w:tcPr>
          <w:p w14:paraId="328C3FFE" w14:textId="77777777" w:rsidR="00AD108F" w:rsidRPr="00070106" w:rsidRDefault="00DB7069" w:rsidP="0043264E">
            <w:pPr>
              <w:pStyle w:val="TableText"/>
              <w:rPr>
                <w:lang w:val="en-US"/>
              </w:rPr>
            </w:pPr>
            <w:r w:rsidRPr="00070106">
              <w:rPr>
                <w:lang w:val="en-US"/>
              </w:rPr>
              <w:t>Signature</w:t>
            </w:r>
            <w:r w:rsidR="00AD108F" w:rsidRPr="00070106">
              <w:rPr>
                <w:lang w:val="en-US"/>
              </w:rPr>
              <w:t>:</w:t>
            </w:r>
          </w:p>
        </w:tc>
        <w:tc>
          <w:tcPr>
            <w:tcW w:w="2832" w:type="dxa"/>
            <w:tcBorders>
              <w:top w:val="single" w:sz="4" w:space="0" w:color="000000"/>
              <w:bottom w:val="single" w:sz="4" w:space="0" w:color="000000"/>
            </w:tcBorders>
          </w:tcPr>
          <w:p w14:paraId="497FC517" w14:textId="77777777" w:rsidR="00AD108F" w:rsidRPr="00070106" w:rsidRDefault="00AD108F" w:rsidP="0043264E">
            <w:pPr>
              <w:pStyle w:val="TableText"/>
              <w:rPr>
                <w:rFonts w:cs="Arial"/>
                <w:color w:val="000000"/>
                <w:lang w:val="en-US"/>
              </w:rPr>
            </w:pPr>
          </w:p>
        </w:tc>
      </w:tr>
    </w:tbl>
    <w:p w14:paraId="5F319290" w14:textId="77777777" w:rsidR="00D51947" w:rsidRPr="00070106" w:rsidRDefault="00D51947" w:rsidP="00DB7069">
      <w:pPr>
        <w:pStyle w:val="BodyText"/>
        <w:rPr>
          <w:lang w:val="en-US"/>
        </w:rPr>
      </w:pPr>
    </w:p>
    <w:sectPr w:rsidR="00D51947" w:rsidRPr="00070106" w:rsidSect="0035779A">
      <w:headerReference w:type="even" r:id="rId34"/>
      <w:headerReference w:type="default" r:id="rId35"/>
      <w:footerReference w:type="default" r:id="rId36"/>
      <w:type w:val="continuous"/>
      <w:pgSz w:w="11900" w:h="16840" w:code="9"/>
      <w:pgMar w:top="1195" w:right="850" w:bottom="1195" w:left="1440" w:header="590" w:footer="763"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09F62" w14:textId="77777777" w:rsidR="006107A7" w:rsidRDefault="006107A7">
      <w:r>
        <w:separator/>
      </w:r>
    </w:p>
  </w:endnote>
  <w:endnote w:type="continuationSeparator" w:id="0">
    <w:p w14:paraId="44AB4B22" w14:textId="77777777" w:rsidR="006107A7" w:rsidRDefault="00610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TeleNeo Office&quot;,sans-serif">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ele-GroteskNor">
    <w:charset w:val="00"/>
    <w:family w:val="auto"/>
    <w:pitch w:val="variable"/>
    <w:sig w:usb0="A00002AF" w:usb1="1000204B" w:usb2="00000000" w:usb3="00000000" w:csb0="00000097"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90623" w14:textId="77777777" w:rsidR="005F3A10" w:rsidRDefault="005F3A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E5DB4" w14:textId="77777777" w:rsidR="005F3A10" w:rsidRDefault="005F3A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E8701" w14:textId="77777777" w:rsidR="00753ABA" w:rsidRDefault="00753ABA">
    <w:r>
      <w:rPr>
        <w:noProof/>
      </w:rPr>
      <w:drawing>
        <wp:anchor distT="0" distB="0" distL="114300" distR="114300" simplePos="0" relativeHeight="251658240" behindDoc="1" locked="0" layoutInCell="1" allowOverlap="1" wp14:anchorId="5FD39F0A" wp14:editId="1CCF48CF">
          <wp:simplePos x="0" y="0"/>
          <wp:positionH relativeFrom="page">
            <wp:posOffset>377825</wp:posOffset>
          </wp:positionH>
          <wp:positionV relativeFrom="page">
            <wp:posOffset>9648825</wp:posOffset>
          </wp:positionV>
          <wp:extent cx="6801485" cy="659765"/>
          <wp:effectExtent l="0" t="0" r="0" b="6985"/>
          <wp:wrapNone/>
          <wp:docPr id="1549015278" name="Bild 10" descr="T_Label_3C_re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_Label_3C_re_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01485" cy="659765"/>
                  </a:xfrm>
                  <a:prstGeom prst="rect">
                    <a:avLst/>
                  </a:prstGeom>
                  <a:noFill/>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F4C9D" w14:textId="2BFDC6E1" w:rsidR="00753ABA" w:rsidRPr="00070106" w:rsidRDefault="00753ABA" w:rsidP="00F451E8">
    <w:pPr>
      <w:pStyle w:val="Copyright"/>
      <w:rPr>
        <w:lang w:val="en-US"/>
      </w:rPr>
    </w:pPr>
    <w:r w:rsidRPr="00070106">
      <w:rPr>
        <w:lang w:val="en-US"/>
      </w:rPr>
      <w:t xml:space="preserve">Copyright © </w:t>
    </w:r>
    <w:r w:rsidR="00F60834" w:rsidRPr="00070106">
      <w:rPr>
        <w:lang w:val="en-US"/>
      </w:rPr>
      <w:fldChar w:fldCharType="begin"/>
    </w:r>
    <w:r w:rsidRPr="00070106">
      <w:rPr>
        <w:lang w:val="en-US"/>
      </w:rPr>
      <w:instrText xml:space="preserve"> DOCPROPERTY "Year Of Copyright"  \@ "yyyy" \* CHARFORMAT </w:instrText>
    </w:r>
    <w:r w:rsidR="00F60834" w:rsidRPr="00070106">
      <w:rPr>
        <w:lang w:val="en-US"/>
      </w:rPr>
      <w:fldChar w:fldCharType="separate"/>
    </w:r>
    <w:r w:rsidR="00473AE9">
      <w:rPr>
        <w:lang w:val="en-US"/>
      </w:rPr>
      <w:t>2025</w:t>
    </w:r>
    <w:r w:rsidR="00F60834" w:rsidRPr="00070106">
      <w:rPr>
        <w:lang w:val="en-US"/>
      </w:rPr>
      <w:fldChar w:fldCharType="end"/>
    </w:r>
    <w:r w:rsidRPr="00070106">
      <w:rPr>
        <w:lang w:val="en-US"/>
      </w:rPr>
      <w:t xml:space="preserve"> by </w:t>
    </w:r>
    <w:r w:rsidR="00F60834">
      <w:fldChar w:fldCharType="begin"/>
    </w:r>
    <w:r w:rsidR="00F60834" w:rsidRPr="00D67B3E">
      <w:rPr>
        <w:lang w:val="en-US"/>
      </w:rPr>
      <w:instrText xml:space="preserve"> DOCPROPERTY "Legal Unit" \* MERGEFORMAT </w:instrText>
    </w:r>
    <w:r w:rsidR="00F60834">
      <w:fldChar w:fldCharType="separate"/>
    </w:r>
    <w:r w:rsidR="00473AE9">
      <w:rPr>
        <w:lang w:val="en-US"/>
      </w:rPr>
      <w:t>Legal Unit: go to doc properties</w:t>
    </w:r>
    <w:r w:rsidR="00F60834">
      <w:fldChar w:fldCharType="end"/>
    </w:r>
    <w:r w:rsidRPr="00070106">
      <w:rPr>
        <w:lang w:val="en-US"/>
      </w:rPr>
      <w:t xml:space="preserve">, </w:t>
    </w:r>
    <w:r w:rsidR="00F60834" w:rsidRPr="00070106">
      <w:rPr>
        <w:lang w:val="en-US"/>
      </w:rPr>
      <w:fldChar w:fldCharType="begin"/>
    </w:r>
    <w:r w:rsidRPr="00070106">
      <w:rPr>
        <w:lang w:val="en-US"/>
      </w:rPr>
      <w:instrText xml:space="preserve"> DOCPROPERTY "Place Of Jurisdiction" \* CHARFORMAT </w:instrText>
    </w:r>
    <w:r w:rsidR="00F60834" w:rsidRPr="00070106">
      <w:rPr>
        <w:lang w:val="en-US"/>
      </w:rPr>
      <w:fldChar w:fldCharType="separate"/>
    </w:r>
    <w:r w:rsidR="00473AE9">
      <w:rPr>
        <w:lang w:val="en-US"/>
      </w:rPr>
      <w:t>Place Of Jurisdiction: go to doc properties</w:t>
    </w:r>
    <w:r w:rsidR="00F60834" w:rsidRPr="00070106">
      <w:rPr>
        <w:lang w:val="en-US"/>
      </w:rPr>
      <w:fldChar w:fldCharType="end"/>
    </w:r>
  </w:p>
  <w:p w14:paraId="7B1B17D8" w14:textId="77777777" w:rsidR="00753ABA" w:rsidRPr="00070106" w:rsidRDefault="00753ABA" w:rsidP="00F451E8">
    <w:pPr>
      <w:pStyle w:val="Copyright"/>
      <w:rPr>
        <w:rStyle w:val="FootnoteReference"/>
        <w:vertAlign w:val="baseline"/>
        <w:lang w:val="en-US"/>
      </w:rPr>
    </w:pPr>
    <w:r w:rsidRPr="00070106">
      <w:rPr>
        <w:lang w:val="en-US"/>
      </w:rPr>
      <w:t>All rights reserved, including those relating to partial reprinting, photomechanical reproduction (including micro copy) and analysis using databases or other equipment.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BA077" w14:textId="56ADDB2B" w:rsidR="00D951BD" w:rsidRPr="00070106" w:rsidRDefault="00060318" w:rsidP="00C07F13">
    <w:pPr>
      <w:tabs>
        <w:tab w:val="left" w:pos="709"/>
        <w:tab w:val="left" w:pos="4111"/>
        <w:tab w:val="left" w:pos="4592"/>
        <w:tab w:val="left" w:pos="5670"/>
        <w:tab w:val="left" w:pos="7002"/>
      </w:tabs>
      <w:spacing w:after="0" w:line="240" w:lineRule="auto"/>
      <w:rPr>
        <w:sz w:val="12"/>
        <w:lang w:val="en-US"/>
      </w:rPr>
    </w:pPr>
    <w:r w:rsidRPr="00070106">
      <w:rPr>
        <w:sz w:val="12"/>
        <w:lang w:val="en-US"/>
      </w:rPr>
      <w:t>f</w:t>
    </w:r>
    <w:r w:rsidR="00D951BD" w:rsidRPr="00070106">
      <w:rPr>
        <w:sz w:val="12"/>
        <w:lang w:val="en-US"/>
      </w:rPr>
      <w:t>ile name:</w:t>
    </w:r>
    <w:r w:rsidR="00D951BD" w:rsidRPr="00070106">
      <w:rPr>
        <w:sz w:val="12"/>
        <w:lang w:val="en-US"/>
      </w:rPr>
      <w:tab/>
    </w:r>
    <w:r w:rsidR="00F60834" w:rsidRPr="00070106">
      <w:rPr>
        <w:sz w:val="12"/>
        <w:szCs w:val="12"/>
        <w:lang w:val="en-US"/>
      </w:rPr>
      <w:fldChar w:fldCharType="begin"/>
    </w:r>
    <w:r w:rsidR="00D951BD" w:rsidRPr="00070106">
      <w:rPr>
        <w:sz w:val="12"/>
        <w:szCs w:val="12"/>
        <w:lang w:val="en-US"/>
      </w:rPr>
      <w:instrText xml:space="preserve"> FILENAME \* CHARFORMAT </w:instrText>
    </w:r>
    <w:r w:rsidR="00F60834" w:rsidRPr="00070106">
      <w:rPr>
        <w:sz w:val="12"/>
        <w:szCs w:val="12"/>
        <w:lang w:val="en-US"/>
      </w:rPr>
      <w:fldChar w:fldCharType="separate"/>
    </w:r>
    <w:r w:rsidR="00473AE9">
      <w:rPr>
        <w:noProof/>
        <w:sz w:val="12"/>
        <w:szCs w:val="12"/>
        <w:lang w:val="en-US"/>
      </w:rPr>
      <w:t>p03-diseño de software.docm</w:t>
    </w:r>
    <w:r w:rsidR="00F60834" w:rsidRPr="00070106">
      <w:rPr>
        <w:rFonts w:cs="Arial"/>
        <w:color w:val="000000"/>
        <w:sz w:val="12"/>
        <w:szCs w:val="12"/>
        <w:lang w:val="en-US"/>
      </w:rPr>
      <w:fldChar w:fldCharType="end"/>
    </w:r>
    <w:r w:rsidR="00D951BD" w:rsidRPr="00070106">
      <w:rPr>
        <w:sz w:val="12"/>
        <w:lang w:val="en-US"/>
      </w:rPr>
      <w:tab/>
    </w:r>
    <w:r w:rsidRPr="00070106">
      <w:rPr>
        <w:sz w:val="12"/>
        <w:lang w:val="en-US"/>
      </w:rPr>
      <w:t>v</w:t>
    </w:r>
    <w:r w:rsidR="00D951BD" w:rsidRPr="00070106">
      <w:rPr>
        <w:sz w:val="12"/>
        <w:lang w:val="en-US"/>
      </w:rPr>
      <w:t>ersion:</w:t>
    </w:r>
    <w:r w:rsidR="00D951BD" w:rsidRPr="00070106">
      <w:rPr>
        <w:sz w:val="12"/>
        <w:lang w:val="en-US"/>
      </w:rPr>
      <w:tab/>
    </w:r>
    <w:r w:rsidR="00F60834" w:rsidRPr="00070106">
      <w:rPr>
        <w:sz w:val="12"/>
        <w:szCs w:val="12"/>
        <w:lang w:val="en-US"/>
      </w:rPr>
      <w:fldChar w:fldCharType="begin"/>
    </w:r>
    <w:r w:rsidR="00D951BD" w:rsidRPr="00070106">
      <w:rPr>
        <w:sz w:val="12"/>
        <w:szCs w:val="12"/>
        <w:lang w:val="en-US"/>
      </w:rPr>
      <w:instrText xml:space="preserve"> DOCPROPERTY  "Version Number"  \* CHARFORMAT </w:instrText>
    </w:r>
    <w:r w:rsidR="00F60834" w:rsidRPr="00070106">
      <w:rPr>
        <w:sz w:val="12"/>
        <w:szCs w:val="12"/>
        <w:lang w:val="en-US"/>
      </w:rPr>
      <w:fldChar w:fldCharType="separate"/>
    </w:r>
    <w:r w:rsidR="00473AE9">
      <w:rPr>
        <w:sz w:val="12"/>
        <w:szCs w:val="12"/>
        <w:lang w:val="en-US"/>
      </w:rPr>
      <w:t>0.1</w:t>
    </w:r>
    <w:r w:rsidR="00F60834" w:rsidRPr="00070106">
      <w:rPr>
        <w:rFonts w:cs="Arial"/>
        <w:color w:val="000000"/>
        <w:sz w:val="12"/>
        <w:szCs w:val="12"/>
        <w:lang w:val="en-US"/>
      </w:rPr>
      <w:fldChar w:fldCharType="end"/>
    </w:r>
    <w:r w:rsidR="00D951BD" w:rsidRPr="00070106">
      <w:rPr>
        <w:sz w:val="12"/>
        <w:lang w:val="en-US"/>
      </w:rPr>
      <w:tab/>
    </w:r>
    <w:r w:rsidRPr="00070106">
      <w:rPr>
        <w:sz w:val="12"/>
        <w:lang w:val="en-US"/>
      </w:rPr>
      <w:t>l</w:t>
    </w:r>
    <w:r w:rsidR="00D951BD" w:rsidRPr="00070106">
      <w:rPr>
        <w:sz w:val="12"/>
        <w:lang w:val="en-US"/>
      </w:rPr>
      <w:t>ast revised:</w:t>
    </w:r>
    <w:r w:rsidR="00D951BD" w:rsidRPr="00070106">
      <w:rPr>
        <w:sz w:val="12"/>
        <w:lang w:val="en-US"/>
      </w:rPr>
      <w:tab/>
    </w:r>
    <w:r w:rsidR="00F60834" w:rsidRPr="00070106">
      <w:rPr>
        <w:sz w:val="12"/>
        <w:szCs w:val="12"/>
        <w:lang w:val="en-US"/>
      </w:rPr>
      <w:fldChar w:fldCharType="begin"/>
    </w:r>
    <w:r w:rsidR="00D951BD" w:rsidRPr="00070106">
      <w:rPr>
        <w:sz w:val="12"/>
        <w:szCs w:val="12"/>
        <w:lang w:val="en-US"/>
      </w:rPr>
      <w:instrText xml:space="preserve"> DOCPROPERTY  "Status Date"  \* CHARFORMAT </w:instrText>
    </w:r>
    <w:r w:rsidR="00F60834" w:rsidRPr="00070106">
      <w:rPr>
        <w:sz w:val="12"/>
        <w:szCs w:val="12"/>
        <w:lang w:val="en-US"/>
      </w:rPr>
      <w:fldChar w:fldCharType="separate"/>
    </w:r>
    <w:r w:rsidR="00473AE9">
      <w:rPr>
        <w:sz w:val="12"/>
        <w:szCs w:val="12"/>
        <w:lang w:val="en-US"/>
      </w:rPr>
      <w:t>YYYY-MM-DD</w:t>
    </w:r>
    <w:r w:rsidR="00F60834" w:rsidRPr="00070106">
      <w:rPr>
        <w:sz w:val="12"/>
        <w:szCs w:val="12"/>
        <w:lang w:val="en-US"/>
      </w:rPr>
      <w:fldChar w:fldCharType="end"/>
    </w:r>
  </w:p>
  <w:p w14:paraId="3607BDE9" w14:textId="1AB2B15B" w:rsidR="00D951BD" w:rsidRPr="00070106" w:rsidRDefault="00060318" w:rsidP="00C07F13">
    <w:pPr>
      <w:tabs>
        <w:tab w:val="left" w:pos="709"/>
        <w:tab w:val="left" w:pos="4111"/>
        <w:tab w:val="left" w:pos="4592"/>
        <w:tab w:val="left" w:pos="5670"/>
        <w:tab w:val="left" w:pos="7002"/>
        <w:tab w:val="right" w:pos="8862"/>
      </w:tabs>
      <w:spacing w:after="0" w:line="240" w:lineRule="auto"/>
      <w:rPr>
        <w:sz w:val="18"/>
        <w:lang w:val="en-US"/>
      </w:rPr>
    </w:pPr>
    <w:r w:rsidRPr="00070106">
      <w:rPr>
        <w:sz w:val="12"/>
        <w:lang w:val="en-US"/>
      </w:rPr>
      <w:t>s</w:t>
    </w:r>
    <w:r w:rsidR="00D951BD" w:rsidRPr="00070106">
      <w:rPr>
        <w:sz w:val="12"/>
        <w:lang w:val="en-US"/>
      </w:rPr>
      <w:t>ource:</w:t>
    </w:r>
    <w:r w:rsidR="00D951BD" w:rsidRPr="00070106">
      <w:rPr>
        <w:sz w:val="12"/>
        <w:lang w:val="en-US"/>
      </w:rPr>
      <w:tab/>
    </w:r>
    <w:r w:rsidR="00F60834" w:rsidRPr="00070106">
      <w:rPr>
        <w:sz w:val="12"/>
        <w:szCs w:val="12"/>
        <w:lang w:val="en-US"/>
      </w:rPr>
      <w:fldChar w:fldCharType="begin"/>
    </w:r>
    <w:r w:rsidR="00D951BD" w:rsidRPr="00070106">
      <w:rPr>
        <w:sz w:val="12"/>
        <w:szCs w:val="12"/>
        <w:lang w:val="en-US"/>
      </w:rPr>
      <w:instrText xml:space="preserve"> DOCPROPERTY  "Source"  \* CHARFORMAT </w:instrText>
    </w:r>
    <w:r w:rsidR="00F60834" w:rsidRPr="00070106">
      <w:rPr>
        <w:sz w:val="12"/>
        <w:szCs w:val="12"/>
        <w:lang w:val="en-US"/>
      </w:rPr>
      <w:fldChar w:fldCharType="separate"/>
    </w:r>
    <w:r w:rsidR="00473AE9">
      <w:rPr>
        <w:sz w:val="12"/>
        <w:szCs w:val="12"/>
        <w:lang w:val="en-US"/>
      </w:rPr>
      <w:t>SE Book 3.16.1</w:t>
    </w:r>
    <w:r w:rsidR="00F60834" w:rsidRPr="00070106">
      <w:rPr>
        <w:rFonts w:cs="Arial"/>
        <w:color w:val="000000"/>
        <w:sz w:val="12"/>
        <w:szCs w:val="12"/>
        <w:lang w:val="en-US"/>
      </w:rPr>
      <w:fldChar w:fldCharType="end"/>
    </w:r>
    <w:r w:rsidR="00D951BD" w:rsidRPr="00070106">
      <w:rPr>
        <w:sz w:val="12"/>
        <w:lang w:val="en-US"/>
      </w:rPr>
      <w:tab/>
    </w:r>
    <w:r w:rsidRPr="00070106">
      <w:rPr>
        <w:sz w:val="12"/>
        <w:lang w:val="en-US"/>
      </w:rPr>
      <w:t>s</w:t>
    </w:r>
    <w:r w:rsidR="00D951BD" w:rsidRPr="00070106">
      <w:rPr>
        <w:sz w:val="12"/>
        <w:lang w:val="en-US"/>
      </w:rPr>
      <w:t>tatus:</w:t>
    </w:r>
    <w:r w:rsidR="00D951BD" w:rsidRPr="00070106">
      <w:rPr>
        <w:sz w:val="12"/>
        <w:lang w:val="en-US"/>
      </w:rPr>
      <w:tab/>
    </w:r>
    <w:r w:rsidR="00F60834" w:rsidRPr="00070106">
      <w:rPr>
        <w:sz w:val="12"/>
        <w:szCs w:val="12"/>
        <w:lang w:val="en-US"/>
      </w:rPr>
      <w:fldChar w:fldCharType="begin"/>
    </w:r>
    <w:r w:rsidR="00D951BD" w:rsidRPr="00070106">
      <w:rPr>
        <w:sz w:val="12"/>
        <w:szCs w:val="12"/>
        <w:lang w:val="en-US"/>
      </w:rPr>
      <w:instrText xml:space="preserve"> DOCPROPERTY  "Status"  \* CHARFORMAT </w:instrText>
    </w:r>
    <w:r w:rsidR="00F60834" w:rsidRPr="00070106">
      <w:rPr>
        <w:sz w:val="12"/>
        <w:szCs w:val="12"/>
        <w:lang w:val="en-US"/>
      </w:rPr>
      <w:fldChar w:fldCharType="separate"/>
    </w:r>
    <w:r w:rsidR="00473AE9">
      <w:rPr>
        <w:sz w:val="12"/>
        <w:szCs w:val="12"/>
        <w:lang w:val="en-US"/>
      </w:rPr>
      <w:t>In Progress</w:t>
    </w:r>
    <w:r w:rsidR="00F60834" w:rsidRPr="00070106">
      <w:rPr>
        <w:sz w:val="12"/>
        <w:szCs w:val="12"/>
        <w:lang w:val="en-US"/>
      </w:rPr>
      <w:fldChar w:fldCharType="end"/>
    </w:r>
    <w:r w:rsidR="00D951BD" w:rsidRPr="00070106">
      <w:rPr>
        <w:sz w:val="12"/>
        <w:szCs w:val="12"/>
        <w:lang w:val="en-US"/>
      </w:rPr>
      <w:tab/>
    </w:r>
    <w:r w:rsidRPr="00070106">
      <w:rPr>
        <w:sz w:val="12"/>
        <w:szCs w:val="12"/>
        <w:lang w:val="en-US"/>
      </w:rPr>
      <w:t>p</w:t>
    </w:r>
    <w:r w:rsidR="00C07F13" w:rsidRPr="00070106">
      <w:rPr>
        <w:sz w:val="12"/>
        <w:szCs w:val="12"/>
        <w:lang w:val="en-US"/>
      </w:rPr>
      <w:t>rotection ca</w:t>
    </w:r>
    <w:r w:rsidR="009E6D32" w:rsidRPr="00070106">
      <w:rPr>
        <w:sz w:val="12"/>
        <w:szCs w:val="12"/>
        <w:lang w:val="en-US"/>
      </w:rPr>
      <w:t>tegory</w:t>
    </w:r>
    <w:r w:rsidR="00D951BD" w:rsidRPr="00070106">
      <w:rPr>
        <w:sz w:val="12"/>
        <w:lang w:val="en-US"/>
      </w:rPr>
      <w:t>:</w:t>
    </w:r>
    <w:r w:rsidR="00D951BD" w:rsidRPr="00070106">
      <w:rPr>
        <w:sz w:val="12"/>
        <w:lang w:val="en-US"/>
      </w:rPr>
      <w:tab/>
    </w:r>
    <w:r w:rsidR="00F60834" w:rsidRPr="00070106">
      <w:rPr>
        <w:sz w:val="12"/>
        <w:szCs w:val="12"/>
        <w:lang w:val="en-US"/>
      </w:rPr>
      <w:fldChar w:fldCharType="begin"/>
    </w:r>
    <w:r w:rsidR="00D951BD" w:rsidRPr="00070106">
      <w:rPr>
        <w:sz w:val="12"/>
        <w:szCs w:val="12"/>
        <w:lang w:val="en-US"/>
      </w:rPr>
      <w:instrText xml:space="preserve"> DOCPROPERTY  "Privacy Notes"  \* CHARFORMAT </w:instrText>
    </w:r>
    <w:r w:rsidR="00F60834" w:rsidRPr="00070106">
      <w:rPr>
        <w:sz w:val="12"/>
        <w:szCs w:val="12"/>
        <w:lang w:val="en-US"/>
      </w:rPr>
      <w:fldChar w:fldCharType="separate"/>
    </w:r>
    <w:r w:rsidR="00473AE9">
      <w:rPr>
        <w:sz w:val="12"/>
        <w:szCs w:val="12"/>
        <w:lang w:val="en-US"/>
      </w:rPr>
      <w:t>Privacy Notes: go to doc properties</w:t>
    </w:r>
    <w:r w:rsidR="00F60834" w:rsidRPr="00070106">
      <w:rPr>
        <w:sz w:val="12"/>
        <w:szCs w:val="12"/>
        <w:lang w:val="en-US"/>
      </w:rPr>
      <w:fldChar w:fldCharType="end"/>
    </w:r>
    <w:r w:rsidR="00D951BD" w:rsidRPr="00070106">
      <w:rPr>
        <w:rFonts w:cs="Arial"/>
        <w:color w:val="000000"/>
        <w:sz w:val="12"/>
        <w:szCs w:val="12"/>
        <w:lang w:val="en-US"/>
      </w:rPr>
      <w:tab/>
    </w:r>
    <w:r w:rsidR="00F60834" w:rsidRPr="00070106">
      <w:rPr>
        <w:rStyle w:val="PageNumber"/>
        <w:sz w:val="18"/>
        <w:szCs w:val="18"/>
        <w:lang w:val="en-US"/>
      </w:rPr>
      <w:fldChar w:fldCharType="begin"/>
    </w:r>
    <w:r w:rsidR="00D951BD" w:rsidRPr="00070106">
      <w:rPr>
        <w:rStyle w:val="PageNumber"/>
        <w:sz w:val="18"/>
        <w:szCs w:val="18"/>
        <w:lang w:val="en-US"/>
      </w:rPr>
      <w:instrText xml:space="preserve"> PAGE </w:instrText>
    </w:r>
    <w:r w:rsidR="00F60834" w:rsidRPr="00070106">
      <w:rPr>
        <w:rStyle w:val="PageNumber"/>
        <w:sz w:val="18"/>
        <w:szCs w:val="18"/>
        <w:lang w:val="en-US"/>
      </w:rPr>
      <w:fldChar w:fldCharType="separate"/>
    </w:r>
    <w:r w:rsidR="00062F51">
      <w:rPr>
        <w:rStyle w:val="PageNumber"/>
        <w:noProof/>
        <w:sz w:val="18"/>
        <w:szCs w:val="18"/>
        <w:lang w:val="en-US"/>
      </w:rPr>
      <w:t>10</w:t>
    </w:r>
    <w:r w:rsidR="00F60834" w:rsidRPr="00070106">
      <w:rPr>
        <w:rStyle w:val="PageNumber"/>
        <w:sz w:val="18"/>
        <w:szCs w:val="18"/>
        <w:lang w:val="en-US"/>
      </w:rPr>
      <w:fldChar w:fldCharType="end"/>
    </w:r>
    <w:r w:rsidR="00D951BD" w:rsidRPr="00070106">
      <w:rPr>
        <w:rStyle w:val="PageNumber"/>
        <w:sz w:val="18"/>
        <w:szCs w:val="12"/>
        <w:lang w:val="en-US"/>
      </w:rPr>
      <w:t>/</w:t>
    </w:r>
    <w:r w:rsidR="00F60834" w:rsidRPr="00070106">
      <w:rPr>
        <w:rStyle w:val="PageNumber"/>
        <w:i/>
        <w:sz w:val="18"/>
        <w:szCs w:val="12"/>
        <w:lang w:val="en-US"/>
      </w:rPr>
      <w:fldChar w:fldCharType="begin"/>
    </w:r>
    <w:r w:rsidR="00D951BD" w:rsidRPr="00070106">
      <w:rPr>
        <w:rStyle w:val="PageNumber"/>
        <w:i/>
        <w:sz w:val="18"/>
        <w:szCs w:val="12"/>
        <w:lang w:val="en-US"/>
      </w:rPr>
      <w:instrText xml:space="preserve"> NUMPAGES  \# "0" \* Arabic  \* MERGEFORMAT </w:instrText>
    </w:r>
    <w:r w:rsidR="00F60834" w:rsidRPr="00070106">
      <w:rPr>
        <w:rStyle w:val="PageNumber"/>
        <w:i/>
        <w:sz w:val="18"/>
        <w:szCs w:val="12"/>
        <w:lang w:val="en-US"/>
      </w:rPr>
      <w:fldChar w:fldCharType="separate"/>
    </w:r>
    <w:r w:rsidR="00062F51">
      <w:rPr>
        <w:rStyle w:val="PageNumber"/>
        <w:i/>
        <w:noProof/>
        <w:sz w:val="18"/>
        <w:szCs w:val="12"/>
        <w:lang w:val="en-US"/>
      </w:rPr>
      <w:t>12</w:t>
    </w:r>
    <w:r w:rsidR="00F60834" w:rsidRPr="00070106">
      <w:rPr>
        <w:rStyle w:val="PageNumber"/>
        <w:i/>
        <w:sz w:val="18"/>
        <w:szCs w:val="12"/>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16195" w14:textId="77777777" w:rsidR="006107A7" w:rsidRDefault="006107A7">
      <w:r>
        <w:separator/>
      </w:r>
    </w:p>
  </w:footnote>
  <w:footnote w:type="continuationSeparator" w:id="0">
    <w:p w14:paraId="504B49EC" w14:textId="77777777" w:rsidR="006107A7" w:rsidRDefault="006107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A0503" w14:textId="77777777" w:rsidR="005F3A10" w:rsidRDefault="005F3A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417D1" w14:textId="77777777" w:rsidR="005F3A10" w:rsidRDefault="005F3A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8A702" w14:textId="26A5E1F1" w:rsidR="00753ABA" w:rsidRDefault="009728A0">
    <w:pPr>
      <w:pStyle w:val="Header"/>
    </w:pPr>
    <w:r>
      <w:rPr>
        <w:noProof/>
      </w:rPr>
      <mc:AlternateContent>
        <mc:Choice Requires="wps">
          <w:drawing>
            <wp:anchor distT="0" distB="0" distL="114300" distR="114300" simplePos="0" relativeHeight="251658242" behindDoc="0" locked="0" layoutInCell="1" allowOverlap="1" wp14:anchorId="0EAC9886" wp14:editId="051C383B">
              <wp:simplePos x="0" y="0"/>
              <wp:positionH relativeFrom="page">
                <wp:posOffset>360680</wp:posOffset>
              </wp:positionH>
              <wp:positionV relativeFrom="page">
                <wp:posOffset>6358255</wp:posOffset>
              </wp:positionV>
              <wp:extent cx="6875145" cy="3249930"/>
              <wp:effectExtent l="0" t="0" r="3175" b="2540"/>
              <wp:wrapNone/>
              <wp:docPr id="244097867"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75145" cy="32499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1AEA9657">
            <v:rect id="Rectangle 12" style="position:absolute;margin-left:28.4pt;margin-top:500.65pt;width:541.35pt;height:255.9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stroked="f" w14:anchorId="64E32B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">
              <w10:wrap anchorx="page" anchory="page"/>
            </v:rect>
          </w:pict>
        </mc:Fallback>
      </mc:AlternateContent>
    </w:r>
    <w:r w:rsidR="00753ABA">
      <w:rPr>
        <w:noProof/>
      </w:rPr>
      <w:drawing>
        <wp:anchor distT="0" distB="0" distL="114300" distR="114300" simplePos="0" relativeHeight="251658243" behindDoc="1" locked="0" layoutInCell="1" allowOverlap="1" wp14:anchorId="0E63F2E5" wp14:editId="5405BE71">
          <wp:simplePos x="0" y="0"/>
          <wp:positionH relativeFrom="page">
            <wp:posOffset>360680</wp:posOffset>
          </wp:positionH>
          <wp:positionV relativeFrom="page">
            <wp:posOffset>9608185</wp:posOffset>
          </wp:positionV>
          <wp:extent cx="6875780" cy="656590"/>
          <wp:effectExtent l="0" t="0" r="1270" b="0"/>
          <wp:wrapNone/>
          <wp:docPr id="122914989" name="Bild 19" descr="T_Label_3C_re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_Label_3C_re_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75780" cy="656590"/>
                  </a:xfrm>
                  <a:prstGeom prst="rect">
                    <a:avLst/>
                  </a:prstGeom>
                  <a:noFill/>
                </pic:spPr>
              </pic:pic>
            </a:graphicData>
          </a:graphic>
        </wp:anchor>
      </w:drawing>
    </w:r>
    <w:r w:rsidR="00753ABA">
      <w:rPr>
        <w:noProof/>
      </w:rPr>
      <w:drawing>
        <wp:anchor distT="0" distB="0" distL="114300" distR="114300" simplePos="0" relativeHeight="251658241" behindDoc="1" locked="0" layoutInCell="1" allowOverlap="1" wp14:anchorId="1D9EFDA3" wp14:editId="7775087D">
          <wp:simplePos x="0" y="0"/>
          <wp:positionH relativeFrom="column">
            <wp:posOffset>-647700</wp:posOffset>
          </wp:positionH>
          <wp:positionV relativeFrom="paragraph">
            <wp:posOffset>-388620</wp:posOffset>
          </wp:positionV>
          <wp:extent cx="7687945" cy="10795000"/>
          <wp:effectExtent l="0" t="0" r="8255" b="6350"/>
          <wp:wrapNone/>
          <wp:docPr id="1664778880" name="Bild 18" descr="title-low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itle-lowre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87945" cy="10795000"/>
                  </a:xfrm>
                  <a:prstGeom prst="rect">
                    <a:avLst/>
                  </a:prstGeom>
                  <a:noFill/>
                  <a:ln>
                    <a:noFill/>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23C36" w14:textId="77777777" w:rsidR="00753ABA" w:rsidRDefault="00753ABA"/>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2829A" w14:textId="77777777" w:rsidR="00753ABA" w:rsidRDefault="00753AB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B618B" w14:textId="77777777" w:rsidR="00753ABA" w:rsidRDefault="00753ABA"/>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69232" w14:textId="77777777" w:rsidR="00753ABA" w:rsidRPr="00070106" w:rsidRDefault="00753ABA">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4E3B42"/>
    <w:multiLevelType w:val="multilevel"/>
    <w:tmpl w:val="CD4651FB"/>
    <w:styleLink w:val="TSListType"/>
    <w:lvl w:ilvl="0">
      <w:start w:val="1"/>
      <w:numFmt w:val="decimal"/>
      <w:lvlText w:val="%1."/>
      <w:lvlJc w:val="left"/>
      <w:pPr>
        <w:ind w:left="680" w:hanging="340"/>
      </w:pPr>
      <w:rPr>
        <w:rFonts w:hint="default"/>
      </w:rPr>
    </w:lvl>
    <w:lvl w:ilvl="1">
      <w:start w:val="1"/>
      <w:numFmt w:val="decimal"/>
      <w:lvlText w:val="%1.%2"/>
      <w:lvlJc w:val="left"/>
      <w:pPr>
        <w:ind w:left="1247" w:hanging="397"/>
      </w:pPr>
      <w:rPr>
        <w:rFonts w:hint="default"/>
      </w:rPr>
    </w:lvl>
    <w:lvl w:ilvl="2">
      <w:start w:val="1"/>
      <w:numFmt w:val="decimal"/>
      <w:lvlText w:val="%1.%2.%3"/>
      <w:lvlJc w:val="left"/>
      <w:pPr>
        <w:ind w:left="2041" w:hanging="681"/>
      </w:pPr>
      <w:rPr>
        <w:rFonts w:hint="default"/>
      </w:rPr>
    </w:lvl>
    <w:lvl w:ilvl="3">
      <w:start w:val="1"/>
      <w:numFmt w:val="decimal"/>
      <w:lvlText w:val="%1.%2.%3.%4"/>
      <w:lvlJc w:val="left"/>
      <w:pPr>
        <w:ind w:left="2778" w:hanging="908"/>
      </w:pPr>
      <w:rPr>
        <w:rFonts w:hint="default"/>
      </w:rPr>
    </w:lvl>
    <w:lvl w:ilvl="4">
      <w:start w:val="1"/>
      <w:numFmt w:val="decimal"/>
      <w:lvlText w:val="%1.%2.%3.%4.%5"/>
      <w:lvlJc w:val="left"/>
      <w:pPr>
        <w:ind w:left="3345" w:hanging="965"/>
      </w:pPr>
      <w:rPr>
        <w:rFonts w:hint="default"/>
      </w:rPr>
    </w:lvl>
    <w:lvl w:ilvl="5">
      <w:start w:val="1"/>
      <w:numFmt w:val="decimal"/>
      <w:lvlText w:val="%1.%2.%3.%4.%5.%6"/>
      <w:lvlJc w:val="left"/>
      <w:pPr>
        <w:ind w:left="4139" w:hanging="1249"/>
      </w:pPr>
      <w:rPr>
        <w:rFonts w:hint="default"/>
      </w:rPr>
    </w:lvl>
    <w:lvl w:ilvl="6">
      <w:start w:val="1"/>
      <w:numFmt w:val="decimal"/>
      <w:lvlText w:val="%1.%2.%3.%4.%5.%6.%7"/>
      <w:lvlJc w:val="left"/>
      <w:pPr>
        <w:ind w:left="4763" w:hanging="1363"/>
      </w:pPr>
      <w:rPr>
        <w:rFonts w:hint="default"/>
      </w:rPr>
    </w:lvl>
    <w:lvl w:ilvl="7">
      <w:start w:val="1"/>
      <w:numFmt w:val="decimal"/>
      <w:lvlText w:val="%1.%2.%3.%4.%5.%6.%7.%8"/>
      <w:lvlJc w:val="left"/>
      <w:pPr>
        <w:ind w:left="5443" w:hanging="1533"/>
      </w:pPr>
      <w:rPr>
        <w:rFonts w:hint="default"/>
      </w:rPr>
    </w:lvl>
    <w:lvl w:ilvl="8">
      <w:start w:val="1"/>
      <w:numFmt w:val="decimal"/>
      <w:lvlText w:val="%1.%2.%3.%4.%5.%6.%7.%8.%9"/>
      <w:lvlJc w:val="left"/>
      <w:pPr>
        <w:ind w:left="6124" w:hanging="1704"/>
      </w:pPr>
      <w:rPr>
        <w:rFonts w:hint="default"/>
      </w:rPr>
    </w:lvl>
  </w:abstractNum>
  <w:abstractNum w:abstractNumId="1" w15:restartNumberingAfterBreak="0">
    <w:nsid w:val="148C0412"/>
    <w:multiLevelType w:val="hybridMultilevel"/>
    <w:tmpl w:val="CFB4E392"/>
    <w:name w:val="HeaderListTemplate2"/>
    <w:lvl w:ilvl="0" w:tplc="5120B8A8">
      <w:start w:val="1"/>
      <w:numFmt w:val="upperLetter"/>
      <w:lvlText w:val="%1"/>
      <w:lvlJc w:val="left"/>
      <w:pPr>
        <w:ind w:left="36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B095ABA"/>
    <w:multiLevelType w:val="hybridMultilevel"/>
    <w:tmpl w:val="FFFFFFFF"/>
    <w:lvl w:ilvl="0" w:tplc="69EAAF38">
      <w:start w:val="1"/>
      <w:numFmt w:val="decimal"/>
      <w:lvlText w:val="%1."/>
      <w:lvlJc w:val="left"/>
      <w:pPr>
        <w:ind w:left="720" w:hanging="360"/>
      </w:pPr>
    </w:lvl>
    <w:lvl w:ilvl="1" w:tplc="62EC82FE">
      <w:start w:val="1"/>
      <w:numFmt w:val="lowerLetter"/>
      <w:lvlText w:val="%2."/>
      <w:lvlJc w:val="left"/>
      <w:pPr>
        <w:ind w:left="1440" w:hanging="360"/>
      </w:pPr>
    </w:lvl>
    <w:lvl w:ilvl="2" w:tplc="C434A724">
      <w:start w:val="1"/>
      <w:numFmt w:val="lowerRoman"/>
      <w:lvlText w:val="%3."/>
      <w:lvlJc w:val="right"/>
      <w:pPr>
        <w:ind w:left="2160" w:hanging="180"/>
      </w:pPr>
    </w:lvl>
    <w:lvl w:ilvl="3" w:tplc="AC1AFB76">
      <w:start w:val="1"/>
      <w:numFmt w:val="decimal"/>
      <w:lvlText w:val="%4."/>
      <w:lvlJc w:val="left"/>
      <w:pPr>
        <w:ind w:left="2880" w:hanging="360"/>
      </w:pPr>
    </w:lvl>
    <w:lvl w:ilvl="4" w:tplc="6C988EDC">
      <w:start w:val="1"/>
      <w:numFmt w:val="lowerLetter"/>
      <w:lvlText w:val="%5."/>
      <w:lvlJc w:val="left"/>
      <w:pPr>
        <w:ind w:left="3600" w:hanging="360"/>
      </w:pPr>
    </w:lvl>
    <w:lvl w:ilvl="5" w:tplc="06FAE908">
      <w:start w:val="1"/>
      <w:numFmt w:val="lowerRoman"/>
      <w:lvlText w:val="%6."/>
      <w:lvlJc w:val="right"/>
      <w:pPr>
        <w:ind w:left="4320" w:hanging="180"/>
      </w:pPr>
    </w:lvl>
    <w:lvl w:ilvl="6" w:tplc="65807544">
      <w:start w:val="1"/>
      <w:numFmt w:val="decimal"/>
      <w:lvlText w:val="%7."/>
      <w:lvlJc w:val="left"/>
      <w:pPr>
        <w:ind w:left="5040" w:hanging="360"/>
      </w:pPr>
    </w:lvl>
    <w:lvl w:ilvl="7" w:tplc="544C5FA6">
      <w:start w:val="1"/>
      <w:numFmt w:val="lowerLetter"/>
      <w:lvlText w:val="%8."/>
      <w:lvlJc w:val="left"/>
      <w:pPr>
        <w:ind w:left="5760" w:hanging="360"/>
      </w:pPr>
    </w:lvl>
    <w:lvl w:ilvl="8" w:tplc="018EE3DA">
      <w:start w:val="1"/>
      <w:numFmt w:val="lowerRoman"/>
      <w:lvlText w:val="%9."/>
      <w:lvlJc w:val="right"/>
      <w:pPr>
        <w:ind w:left="6480" w:hanging="180"/>
      </w:pPr>
    </w:lvl>
  </w:abstractNum>
  <w:abstractNum w:abstractNumId="3" w15:restartNumberingAfterBreak="0">
    <w:nsid w:val="26930E90"/>
    <w:multiLevelType w:val="hybridMultilevel"/>
    <w:tmpl w:val="CC8A83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B9E0899"/>
    <w:multiLevelType w:val="hybridMultilevel"/>
    <w:tmpl w:val="95567904"/>
    <w:name w:val="AppendixListTemplate2"/>
    <w:lvl w:ilvl="0" w:tplc="1D0E1428">
      <w:start w:val="1"/>
      <w:numFmt w:val="upperLetter"/>
      <w:lvlText w:val="%1."/>
      <w:lvlJc w:val="left"/>
      <w:pPr>
        <w:ind w:left="72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2C742034"/>
    <w:multiLevelType w:val="multilevel"/>
    <w:tmpl w:val="F070BEDC"/>
    <w:name w:val="HeaderListTemplate"/>
    <w:lvl w:ilvl="0">
      <w:start w:val="1"/>
      <w:numFmt w:val="decimal"/>
      <w:lvlRestart w:val="0"/>
      <w:pStyle w:val="Heading1"/>
      <w:lvlText w:val="%1"/>
      <w:lvlJc w:val="left"/>
      <w:pPr>
        <w:tabs>
          <w:tab w:val="num" w:pos="680"/>
        </w:tabs>
        <w:ind w:left="680" w:hanging="680"/>
      </w:pPr>
    </w:lvl>
    <w:lvl w:ilvl="1">
      <w:start w:val="1"/>
      <w:numFmt w:val="decimal"/>
      <w:pStyle w:val="Heading2"/>
      <w:lvlText w:val="%1.%2"/>
      <w:lvlJc w:val="left"/>
      <w:pPr>
        <w:tabs>
          <w:tab w:val="num" w:pos="907"/>
        </w:tabs>
        <w:ind w:left="907" w:hanging="907"/>
      </w:pPr>
    </w:lvl>
    <w:lvl w:ilvl="2">
      <w:start w:val="1"/>
      <w:numFmt w:val="decimal"/>
      <w:pStyle w:val="Heading3"/>
      <w:lvlText w:val="%1.%2.%3"/>
      <w:lvlJc w:val="left"/>
      <w:pPr>
        <w:tabs>
          <w:tab w:val="num" w:pos="1134"/>
        </w:tabs>
        <w:ind w:left="1134" w:hanging="1134"/>
      </w:pPr>
    </w:lvl>
    <w:lvl w:ilvl="3">
      <w:start w:val="1"/>
      <w:numFmt w:val="decimal"/>
      <w:pStyle w:val="Heading4"/>
      <w:lvlText w:val="%1.%2.%3.%4"/>
      <w:lvlJc w:val="left"/>
      <w:pPr>
        <w:tabs>
          <w:tab w:val="num" w:pos="1191"/>
        </w:tabs>
        <w:ind w:left="1191" w:hanging="1191"/>
      </w:pPr>
    </w:lvl>
    <w:lvl w:ilvl="4">
      <w:start w:val="1"/>
      <w:numFmt w:val="decimal"/>
      <w:pStyle w:val="Heading5"/>
      <w:lvlText w:val="%1.%2.%3.%4.%5"/>
      <w:lvlJc w:val="left"/>
      <w:pPr>
        <w:tabs>
          <w:tab w:val="num" w:pos="1247"/>
        </w:tabs>
        <w:ind w:left="1247" w:hanging="1247"/>
      </w:pPr>
    </w:lvl>
    <w:lvl w:ilvl="5">
      <w:start w:val="1"/>
      <w:numFmt w:val="decimal"/>
      <w:lvlRestart w:val="4"/>
      <w:pStyle w:val="Heading6"/>
      <w:lvlText w:val="%1.%2.%3.%4.%5.%6"/>
      <w:lvlJc w:val="left"/>
      <w:pPr>
        <w:tabs>
          <w:tab w:val="num" w:pos="1304"/>
        </w:tabs>
        <w:ind w:left="1304" w:hanging="1304"/>
      </w:pPr>
    </w:lvl>
    <w:lvl w:ilvl="6">
      <w:start w:val="1"/>
      <w:numFmt w:val="decimal"/>
      <w:lvlRestart w:val="4"/>
      <w:pStyle w:val="Heading7"/>
      <w:lvlText w:val="%1.%2.%3.%4.%5.%6.%7"/>
      <w:lvlJc w:val="left"/>
      <w:pPr>
        <w:tabs>
          <w:tab w:val="num" w:pos="1361"/>
        </w:tabs>
        <w:ind w:left="1361" w:hanging="1361"/>
      </w:pPr>
    </w:lvl>
    <w:lvl w:ilvl="7">
      <w:start w:val="1"/>
      <w:numFmt w:val="decimal"/>
      <w:lvlRestart w:val="4"/>
      <w:pStyle w:val="Heading8"/>
      <w:lvlText w:val="%1.%2.%3.%4.%5.%6.%7.%8"/>
      <w:lvlJc w:val="left"/>
      <w:pPr>
        <w:tabs>
          <w:tab w:val="num" w:pos="1417"/>
        </w:tabs>
        <w:ind w:left="1417" w:hanging="1417"/>
      </w:pPr>
    </w:lvl>
    <w:lvl w:ilvl="8">
      <w:start w:val="1"/>
      <w:numFmt w:val="decimal"/>
      <w:lvlRestart w:val="4"/>
      <w:pStyle w:val="Heading9"/>
      <w:lvlText w:val="%1.%2.%3.%4.%5.%6.%7.%8.%9"/>
      <w:lvlJc w:val="left"/>
      <w:pPr>
        <w:tabs>
          <w:tab w:val="num" w:pos="1474"/>
        </w:tabs>
        <w:ind w:left="1474" w:hanging="1474"/>
      </w:pPr>
    </w:lvl>
  </w:abstractNum>
  <w:abstractNum w:abstractNumId="6" w15:restartNumberingAfterBreak="0">
    <w:nsid w:val="403D216C"/>
    <w:multiLevelType w:val="multilevel"/>
    <w:tmpl w:val="32C65502"/>
    <w:name w:val="ContinuingListTemplate"/>
    <w:lvl w:ilvl="0">
      <w:start w:val="1"/>
      <w:numFmt w:val="none"/>
      <w:lvlRestart w:val="0"/>
      <w:pStyle w:val="ListContinue"/>
      <w:suff w:val="nothing"/>
      <w:lvlText w:val="%1"/>
      <w:lvlJc w:val="left"/>
      <w:pPr>
        <w:ind w:left="567" w:firstLine="0"/>
      </w:pPr>
    </w:lvl>
    <w:lvl w:ilvl="1">
      <w:start w:val="1"/>
      <w:numFmt w:val="none"/>
      <w:pStyle w:val="ListContinue2"/>
      <w:suff w:val="nothing"/>
      <w:lvlText w:val="%1"/>
      <w:lvlJc w:val="left"/>
      <w:pPr>
        <w:ind w:left="1077" w:firstLine="0"/>
      </w:pPr>
    </w:lvl>
    <w:lvl w:ilvl="2">
      <w:start w:val="1"/>
      <w:numFmt w:val="none"/>
      <w:pStyle w:val="ListContinue3"/>
      <w:suff w:val="nothing"/>
      <w:lvlText w:val="%1"/>
      <w:lvlJc w:val="left"/>
      <w:pPr>
        <w:ind w:left="1587" w:firstLine="0"/>
      </w:pPr>
    </w:lvl>
    <w:lvl w:ilvl="3">
      <w:start w:val="1"/>
      <w:numFmt w:val="none"/>
      <w:pStyle w:val="ListContinue4"/>
      <w:suff w:val="nothing"/>
      <w:lvlText w:val="%1"/>
      <w:lvlJc w:val="left"/>
      <w:pPr>
        <w:ind w:left="2098" w:firstLine="0"/>
      </w:pPr>
    </w:lvl>
    <w:lvl w:ilvl="4">
      <w:start w:val="1"/>
      <w:numFmt w:val="none"/>
      <w:pStyle w:val="ListContinue5"/>
      <w:suff w:val="nothing"/>
      <w:lvlText w:val="%1"/>
      <w:lvlJc w:val="left"/>
      <w:pPr>
        <w:ind w:left="2608" w:firstLine="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404F5B1F"/>
    <w:multiLevelType w:val="hybridMultilevel"/>
    <w:tmpl w:val="DFE284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83BA4BC"/>
    <w:multiLevelType w:val="hybridMultilevel"/>
    <w:tmpl w:val="FFFFFFFF"/>
    <w:lvl w:ilvl="0" w:tplc="3D929B9A">
      <w:start w:val="1"/>
      <w:numFmt w:val="bullet"/>
      <w:lvlText w:val="-"/>
      <w:lvlJc w:val="left"/>
      <w:pPr>
        <w:ind w:left="720" w:hanging="360"/>
      </w:pPr>
      <w:rPr>
        <w:rFonts w:ascii="&quot;TeleNeo Office&quot;,sans-serif" w:hAnsi="&quot;TeleNeo Office&quot;,sans-serif" w:hint="default"/>
      </w:rPr>
    </w:lvl>
    <w:lvl w:ilvl="1" w:tplc="E640D9D8">
      <w:start w:val="1"/>
      <w:numFmt w:val="bullet"/>
      <w:lvlText w:val="o"/>
      <w:lvlJc w:val="left"/>
      <w:pPr>
        <w:ind w:left="1440" w:hanging="360"/>
      </w:pPr>
      <w:rPr>
        <w:rFonts w:ascii="&quot;TeleNeo Office&quot;,sans-serif" w:hAnsi="&quot;TeleNeo Office&quot;,sans-serif" w:hint="default"/>
      </w:rPr>
    </w:lvl>
    <w:lvl w:ilvl="2" w:tplc="BE762D32">
      <w:start w:val="1"/>
      <w:numFmt w:val="bullet"/>
      <w:lvlText w:val=""/>
      <w:lvlJc w:val="left"/>
      <w:pPr>
        <w:ind w:left="2160" w:hanging="360"/>
      </w:pPr>
      <w:rPr>
        <w:rFonts w:ascii="Wingdings" w:hAnsi="Wingdings" w:hint="default"/>
      </w:rPr>
    </w:lvl>
    <w:lvl w:ilvl="3" w:tplc="439897B4">
      <w:start w:val="1"/>
      <w:numFmt w:val="bullet"/>
      <w:lvlText w:val=""/>
      <w:lvlJc w:val="left"/>
      <w:pPr>
        <w:ind w:left="2880" w:hanging="360"/>
      </w:pPr>
      <w:rPr>
        <w:rFonts w:ascii="Symbol" w:hAnsi="Symbol" w:hint="default"/>
      </w:rPr>
    </w:lvl>
    <w:lvl w:ilvl="4" w:tplc="4F945800">
      <w:start w:val="1"/>
      <w:numFmt w:val="bullet"/>
      <w:lvlText w:val="o"/>
      <w:lvlJc w:val="left"/>
      <w:pPr>
        <w:ind w:left="3600" w:hanging="360"/>
      </w:pPr>
      <w:rPr>
        <w:rFonts w:ascii="Courier New" w:hAnsi="Courier New" w:hint="default"/>
      </w:rPr>
    </w:lvl>
    <w:lvl w:ilvl="5" w:tplc="918644C0">
      <w:start w:val="1"/>
      <w:numFmt w:val="bullet"/>
      <w:lvlText w:val=""/>
      <w:lvlJc w:val="left"/>
      <w:pPr>
        <w:ind w:left="4320" w:hanging="360"/>
      </w:pPr>
      <w:rPr>
        <w:rFonts w:ascii="Wingdings" w:hAnsi="Wingdings" w:hint="default"/>
      </w:rPr>
    </w:lvl>
    <w:lvl w:ilvl="6" w:tplc="E89C6B2C">
      <w:start w:val="1"/>
      <w:numFmt w:val="bullet"/>
      <w:lvlText w:val=""/>
      <w:lvlJc w:val="left"/>
      <w:pPr>
        <w:ind w:left="5040" w:hanging="360"/>
      </w:pPr>
      <w:rPr>
        <w:rFonts w:ascii="Symbol" w:hAnsi="Symbol" w:hint="default"/>
      </w:rPr>
    </w:lvl>
    <w:lvl w:ilvl="7" w:tplc="E496E4B2">
      <w:start w:val="1"/>
      <w:numFmt w:val="bullet"/>
      <w:lvlText w:val="o"/>
      <w:lvlJc w:val="left"/>
      <w:pPr>
        <w:ind w:left="5760" w:hanging="360"/>
      </w:pPr>
      <w:rPr>
        <w:rFonts w:ascii="Courier New" w:hAnsi="Courier New" w:hint="default"/>
      </w:rPr>
    </w:lvl>
    <w:lvl w:ilvl="8" w:tplc="152480F2">
      <w:start w:val="1"/>
      <w:numFmt w:val="bullet"/>
      <w:lvlText w:val=""/>
      <w:lvlJc w:val="left"/>
      <w:pPr>
        <w:ind w:left="6480" w:hanging="360"/>
      </w:pPr>
      <w:rPr>
        <w:rFonts w:ascii="Wingdings" w:hAnsi="Wingdings" w:hint="default"/>
      </w:rPr>
    </w:lvl>
  </w:abstractNum>
  <w:abstractNum w:abstractNumId="9" w15:restartNumberingAfterBreak="0">
    <w:nsid w:val="4FE24BD7"/>
    <w:multiLevelType w:val="hybridMultilevel"/>
    <w:tmpl w:val="70C474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38C6709"/>
    <w:multiLevelType w:val="multilevel"/>
    <w:tmpl w:val="78361608"/>
    <w:name w:val="AppendixListTemplate"/>
    <w:lvl w:ilvl="0">
      <w:start w:val="1"/>
      <w:numFmt w:val="upperLetter"/>
      <w:lvlRestart w:val="0"/>
      <w:pStyle w:val="AppendixHeading1"/>
      <w:lvlText w:val="%1"/>
      <w:lvlJc w:val="left"/>
      <w:pPr>
        <w:tabs>
          <w:tab w:val="num" w:pos="680"/>
        </w:tabs>
        <w:ind w:left="680" w:hanging="680"/>
      </w:pPr>
    </w:lvl>
    <w:lvl w:ilvl="1">
      <w:start w:val="1"/>
      <w:numFmt w:val="decimal"/>
      <w:pStyle w:val="AppendixHeading2"/>
      <w:lvlText w:val="%1.%2"/>
      <w:lvlJc w:val="left"/>
      <w:pPr>
        <w:tabs>
          <w:tab w:val="num" w:pos="907"/>
        </w:tabs>
        <w:ind w:left="907" w:hanging="907"/>
      </w:pPr>
    </w:lvl>
    <w:lvl w:ilvl="2">
      <w:start w:val="1"/>
      <w:numFmt w:val="decimal"/>
      <w:pStyle w:val="AppendixHeading3"/>
      <w:lvlText w:val="%1.%2.%3"/>
      <w:lvlJc w:val="left"/>
      <w:pPr>
        <w:tabs>
          <w:tab w:val="num" w:pos="1134"/>
        </w:tabs>
        <w:ind w:left="1134" w:hanging="1134"/>
      </w:pPr>
    </w:lvl>
    <w:lvl w:ilvl="3">
      <w:start w:val="1"/>
      <w:numFmt w:val="decimal"/>
      <w:pStyle w:val="AppendixHeading4"/>
      <w:lvlText w:val="%1.%2.%3.%4"/>
      <w:lvlJc w:val="left"/>
      <w:pPr>
        <w:tabs>
          <w:tab w:val="num" w:pos="1191"/>
        </w:tabs>
        <w:ind w:left="1191" w:hanging="1191"/>
      </w:pPr>
    </w:lvl>
    <w:lvl w:ilvl="4">
      <w:start w:val="1"/>
      <w:numFmt w:val="decimal"/>
      <w:pStyle w:val="AppendixHeading5"/>
      <w:lvlText w:val="%1.%2.%3.%4.%5"/>
      <w:lvlJc w:val="left"/>
      <w:pPr>
        <w:tabs>
          <w:tab w:val="num" w:pos="1247"/>
        </w:tabs>
        <w:ind w:left="1247" w:hanging="1247"/>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5C1259F6"/>
    <w:multiLevelType w:val="hybridMultilevel"/>
    <w:tmpl w:val="DC4834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DC73015"/>
    <w:multiLevelType w:val="multilevel"/>
    <w:tmpl w:val="C45C86A2"/>
    <w:name w:val="BulletListTemplate"/>
    <w:lvl w:ilvl="0">
      <w:start w:val="1"/>
      <w:numFmt w:val="bullet"/>
      <w:lvlRestart w:val="0"/>
      <w:pStyle w:val="ListBullet"/>
      <w:lvlText w:val=""/>
      <w:lvlJc w:val="left"/>
      <w:pPr>
        <w:ind w:left="567" w:hanging="340"/>
      </w:pPr>
      <w:rPr>
        <w:rFonts w:ascii="Wingdings" w:hAnsi="Wingdings" w:hint="default"/>
        <w:sz w:val="24"/>
      </w:rPr>
    </w:lvl>
    <w:lvl w:ilvl="1">
      <w:start w:val="1"/>
      <w:numFmt w:val="bullet"/>
      <w:pStyle w:val="ListBullet2"/>
      <w:lvlText w:val=""/>
      <w:lvlJc w:val="left"/>
      <w:pPr>
        <w:ind w:left="1077" w:hanging="340"/>
      </w:pPr>
      <w:rPr>
        <w:rFonts w:ascii="Wingdings" w:hAnsi="Wingdings" w:hint="default"/>
        <w:sz w:val="24"/>
      </w:rPr>
    </w:lvl>
    <w:lvl w:ilvl="2">
      <w:start w:val="1"/>
      <w:numFmt w:val="bullet"/>
      <w:pStyle w:val="ListBullet3"/>
      <w:lvlText w:val=""/>
      <w:lvlJc w:val="left"/>
      <w:pPr>
        <w:ind w:left="1587" w:hanging="340"/>
      </w:pPr>
      <w:rPr>
        <w:rFonts w:ascii="Wingdings" w:hAnsi="Wingdings" w:hint="default"/>
        <w:sz w:val="24"/>
      </w:rPr>
    </w:lvl>
    <w:lvl w:ilvl="3">
      <w:start w:val="1"/>
      <w:numFmt w:val="bullet"/>
      <w:pStyle w:val="ListBullet4"/>
      <w:lvlText w:val=""/>
      <w:lvlJc w:val="left"/>
      <w:pPr>
        <w:ind w:left="2098" w:hanging="341"/>
      </w:pPr>
      <w:rPr>
        <w:rFonts w:ascii="Wingdings" w:hAnsi="Wingdings" w:cs="Courier New" w:hint="default"/>
        <w:sz w:val="24"/>
      </w:rPr>
    </w:lvl>
    <w:lvl w:ilvl="4">
      <w:start w:val="1"/>
      <w:numFmt w:val="bullet"/>
      <w:pStyle w:val="ListBullet5"/>
      <w:lvlText w:val=""/>
      <w:lvlJc w:val="left"/>
      <w:pPr>
        <w:ind w:left="2608" w:hanging="340"/>
      </w:pPr>
      <w:rPr>
        <w:rFonts w:ascii="Wingdings" w:hAnsi="Wingdings" w:hint="default"/>
        <w:sz w:val="24"/>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7F263971"/>
    <w:multiLevelType w:val="multilevel"/>
    <w:tmpl w:val="9C10A1D8"/>
    <w:name w:val="NumberListTemplate"/>
    <w:lvl w:ilvl="0">
      <w:start w:val="1"/>
      <w:numFmt w:val="none"/>
      <w:lvlRestart w:val="0"/>
      <w:pStyle w:val="ListStart"/>
      <w:suff w:val="nothing"/>
      <w:lvlText w:val="%1"/>
      <w:lvlJc w:val="left"/>
      <w:pPr>
        <w:ind w:left="0" w:firstLine="0"/>
      </w:pPr>
    </w:lvl>
    <w:lvl w:ilvl="1">
      <w:start w:val="1"/>
      <w:numFmt w:val="decimal"/>
      <w:pStyle w:val="ListNumber"/>
      <w:lvlText w:val="%2."/>
      <w:lvlJc w:val="left"/>
      <w:pPr>
        <w:ind w:left="567" w:hanging="340"/>
      </w:pPr>
    </w:lvl>
    <w:lvl w:ilvl="2">
      <w:start w:val="1"/>
      <w:numFmt w:val="lowerLetter"/>
      <w:pStyle w:val="ListNumber2"/>
      <w:lvlText w:val="%3."/>
      <w:lvlJc w:val="left"/>
      <w:pPr>
        <w:ind w:left="1077" w:hanging="340"/>
      </w:pPr>
    </w:lvl>
    <w:lvl w:ilvl="3">
      <w:start w:val="1"/>
      <w:numFmt w:val="lowerRoman"/>
      <w:pStyle w:val="ListNumber3"/>
      <w:lvlText w:val="%4."/>
      <w:lvlJc w:val="left"/>
      <w:pPr>
        <w:ind w:left="1587" w:hanging="340"/>
      </w:pPr>
    </w:lvl>
    <w:lvl w:ilvl="4">
      <w:start w:val="1"/>
      <w:numFmt w:val="upperLetter"/>
      <w:pStyle w:val="ListNumber4"/>
      <w:lvlText w:val="%5."/>
      <w:lvlJc w:val="left"/>
      <w:pPr>
        <w:ind w:left="2098" w:hanging="341"/>
      </w:pPr>
    </w:lvl>
    <w:lvl w:ilvl="5">
      <w:start w:val="1"/>
      <w:numFmt w:val="upperRoman"/>
      <w:pStyle w:val="ListNumber5"/>
      <w:lvlText w:val="%6."/>
      <w:lvlJc w:val="left"/>
      <w:pPr>
        <w:ind w:left="2608" w:hanging="34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421688513">
    <w:abstractNumId w:val="8"/>
  </w:num>
  <w:num w:numId="2" w16cid:durableId="1073351523">
    <w:abstractNumId w:val="2"/>
  </w:num>
  <w:num w:numId="3" w16cid:durableId="287980607">
    <w:abstractNumId w:val="5"/>
  </w:num>
  <w:num w:numId="4" w16cid:durableId="647713043">
    <w:abstractNumId w:val="10"/>
  </w:num>
  <w:num w:numId="5" w16cid:durableId="1860268102">
    <w:abstractNumId w:val="13"/>
  </w:num>
  <w:num w:numId="6" w16cid:durableId="2108185575">
    <w:abstractNumId w:val="6"/>
  </w:num>
  <w:num w:numId="7" w16cid:durableId="872426494">
    <w:abstractNumId w:val="12"/>
  </w:num>
  <w:num w:numId="8" w16cid:durableId="1557161692">
    <w:abstractNumId w:val="0"/>
  </w:num>
  <w:num w:numId="9" w16cid:durableId="398289245">
    <w:abstractNumId w:val="9"/>
  </w:num>
  <w:num w:numId="10" w16cid:durableId="63307933">
    <w:abstractNumId w:val="7"/>
  </w:num>
  <w:num w:numId="11" w16cid:durableId="2100833371">
    <w:abstractNumId w:val="11"/>
  </w:num>
  <w:num w:numId="12" w16cid:durableId="594215162">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9"/>
  <w:autoHyphenation/>
  <w:hyphenationZone w:val="425"/>
  <w:defaultTableStyle w:val="TSTable"/>
  <w:drawingGridHorizontalSpacing w:val="170"/>
  <w:drawingGridVerticalSpacing w:val="170"/>
  <w:displayHorizontalDrawingGridEvery w:val="0"/>
  <w:displayVerticalDrawingGridEvery w:val="0"/>
  <w:doNotShadeFormData/>
  <w:noPunctuationKerning/>
  <w:characterSpacingControl w:val="doNotCompress"/>
  <w:hdrShapeDefaults>
    <o:shapedefaults v:ext="edit" spidmax="2050">
      <o:colormru v:ext="edit" colors="#ddd674,#eda95a,#babd5a,#64b9e4,#ccc,#408f9a,#b48062,#fdd167"/>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557"/>
    <w:rsid w:val="0000028F"/>
    <w:rsid w:val="000024C5"/>
    <w:rsid w:val="00002543"/>
    <w:rsid w:val="00003CCF"/>
    <w:rsid w:val="00004278"/>
    <w:rsid w:val="00004E8D"/>
    <w:rsid w:val="000065AB"/>
    <w:rsid w:val="00010FE8"/>
    <w:rsid w:val="000125C3"/>
    <w:rsid w:val="00012C07"/>
    <w:rsid w:val="00014518"/>
    <w:rsid w:val="0001569D"/>
    <w:rsid w:val="000158E3"/>
    <w:rsid w:val="000244CA"/>
    <w:rsid w:val="000255C8"/>
    <w:rsid w:val="00031836"/>
    <w:rsid w:val="00032503"/>
    <w:rsid w:val="000330C5"/>
    <w:rsid w:val="00034EC7"/>
    <w:rsid w:val="00035321"/>
    <w:rsid w:val="000355A0"/>
    <w:rsid w:val="00037880"/>
    <w:rsid w:val="00037A9A"/>
    <w:rsid w:val="00041005"/>
    <w:rsid w:val="00041121"/>
    <w:rsid w:val="00042026"/>
    <w:rsid w:val="00044424"/>
    <w:rsid w:val="00044FF3"/>
    <w:rsid w:val="00046CD7"/>
    <w:rsid w:val="00050572"/>
    <w:rsid w:val="00051453"/>
    <w:rsid w:val="00054444"/>
    <w:rsid w:val="000548D4"/>
    <w:rsid w:val="00054A00"/>
    <w:rsid w:val="000560E6"/>
    <w:rsid w:val="0005714D"/>
    <w:rsid w:val="00060318"/>
    <w:rsid w:val="000606A8"/>
    <w:rsid w:val="00062372"/>
    <w:rsid w:val="00062778"/>
    <w:rsid w:val="00062E8E"/>
    <w:rsid w:val="00062F51"/>
    <w:rsid w:val="0006333D"/>
    <w:rsid w:val="000659CA"/>
    <w:rsid w:val="00065EA8"/>
    <w:rsid w:val="000662FA"/>
    <w:rsid w:val="000666EC"/>
    <w:rsid w:val="00066BF3"/>
    <w:rsid w:val="000677C6"/>
    <w:rsid w:val="00070106"/>
    <w:rsid w:val="000735DB"/>
    <w:rsid w:val="00077443"/>
    <w:rsid w:val="00077A23"/>
    <w:rsid w:val="00080123"/>
    <w:rsid w:val="00080B03"/>
    <w:rsid w:val="00081BAE"/>
    <w:rsid w:val="00083AFE"/>
    <w:rsid w:val="00086A1C"/>
    <w:rsid w:val="0008719C"/>
    <w:rsid w:val="00087CE9"/>
    <w:rsid w:val="00091869"/>
    <w:rsid w:val="0009420A"/>
    <w:rsid w:val="00097733"/>
    <w:rsid w:val="000A0C75"/>
    <w:rsid w:val="000A25E1"/>
    <w:rsid w:val="000A41D8"/>
    <w:rsid w:val="000A51BF"/>
    <w:rsid w:val="000A5D54"/>
    <w:rsid w:val="000B26A1"/>
    <w:rsid w:val="000B28D6"/>
    <w:rsid w:val="000B4B42"/>
    <w:rsid w:val="000B5E79"/>
    <w:rsid w:val="000C0677"/>
    <w:rsid w:val="000C2B5B"/>
    <w:rsid w:val="000C3420"/>
    <w:rsid w:val="000C49DB"/>
    <w:rsid w:val="000C4A56"/>
    <w:rsid w:val="000C4E6B"/>
    <w:rsid w:val="000C7234"/>
    <w:rsid w:val="000D391C"/>
    <w:rsid w:val="000D598B"/>
    <w:rsid w:val="000D6627"/>
    <w:rsid w:val="000D75CD"/>
    <w:rsid w:val="000E152D"/>
    <w:rsid w:val="000F03D2"/>
    <w:rsid w:val="000F2E8B"/>
    <w:rsid w:val="000F7A5F"/>
    <w:rsid w:val="00100C12"/>
    <w:rsid w:val="00103E62"/>
    <w:rsid w:val="00104460"/>
    <w:rsid w:val="0010594B"/>
    <w:rsid w:val="00106009"/>
    <w:rsid w:val="0010650A"/>
    <w:rsid w:val="001071CE"/>
    <w:rsid w:val="00113097"/>
    <w:rsid w:val="00113D96"/>
    <w:rsid w:val="00117A36"/>
    <w:rsid w:val="0012026E"/>
    <w:rsid w:val="001215D4"/>
    <w:rsid w:val="00122833"/>
    <w:rsid w:val="00124300"/>
    <w:rsid w:val="001255F0"/>
    <w:rsid w:val="00126CEE"/>
    <w:rsid w:val="00127DAE"/>
    <w:rsid w:val="00130C39"/>
    <w:rsid w:val="00135B10"/>
    <w:rsid w:val="001363B6"/>
    <w:rsid w:val="00137085"/>
    <w:rsid w:val="001421B3"/>
    <w:rsid w:val="001434BF"/>
    <w:rsid w:val="00143A3C"/>
    <w:rsid w:val="00145B70"/>
    <w:rsid w:val="00146BDF"/>
    <w:rsid w:val="00147ECC"/>
    <w:rsid w:val="00147F71"/>
    <w:rsid w:val="001500AD"/>
    <w:rsid w:val="001543F7"/>
    <w:rsid w:val="00155CC1"/>
    <w:rsid w:val="0015772C"/>
    <w:rsid w:val="00161224"/>
    <w:rsid w:val="00162AE7"/>
    <w:rsid w:val="00166B95"/>
    <w:rsid w:val="00170FA8"/>
    <w:rsid w:val="00171B49"/>
    <w:rsid w:val="001722F2"/>
    <w:rsid w:val="00173C90"/>
    <w:rsid w:val="00174F12"/>
    <w:rsid w:val="00176D41"/>
    <w:rsid w:val="0017782A"/>
    <w:rsid w:val="00180402"/>
    <w:rsid w:val="00186EE3"/>
    <w:rsid w:val="001900E2"/>
    <w:rsid w:val="00191DEA"/>
    <w:rsid w:val="00192501"/>
    <w:rsid w:val="00192BA1"/>
    <w:rsid w:val="00193B59"/>
    <w:rsid w:val="00195DCA"/>
    <w:rsid w:val="0019755D"/>
    <w:rsid w:val="001A113B"/>
    <w:rsid w:val="001A344E"/>
    <w:rsid w:val="001A3D1F"/>
    <w:rsid w:val="001A733E"/>
    <w:rsid w:val="001A79B0"/>
    <w:rsid w:val="001B0341"/>
    <w:rsid w:val="001B0356"/>
    <w:rsid w:val="001B0966"/>
    <w:rsid w:val="001B2CF8"/>
    <w:rsid w:val="001B5D72"/>
    <w:rsid w:val="001B5DA0"/>
    <w:rsid w:val="001B5E09"/>
    <w:rsid w:val="001B5F5D"/>
    <w:rsid w:val="001B73A6"/>
    <w:rsid w:val="001C1DAC"/>
    <w:rsid w:val="001C211E"/>
    <w:rsid w:val="001C67FA"/>
    <w:rsid w:val="001D0309"/>
    <w:rsid w:val="001D152F"/>
    <w:rsid w:val="001D1F54"/>
    <w:rsid w:val="001D28A8"/>
    <w:rsid w:val="001D5A94"/>
    <w:rsid w:val="001D5F3A"/>
    <w:rsid w:val="001E15F9"/>
    <w:rsid w:val="001E34F2"/>
    <w:rsid w:val="001E4729"/>
    <w:rsid w:val="001E5F86"/>
    <w:rsid w:val="001F1481"/>
    <w:rsid w:val="001F1C0E"/>
    <w:rsid w:val="001F3365"/>
    <w:rsid w:val="001F6520"/>
    <w:rsid w:val="002008F7"/>
    <w:rsid w:val="00201921"/>
    <w:rsid w:val="00201E74"/>
    <w:rsid w:val="00204CE8"/>
    <w:rsid w:val="0020663E"/>
    <w:rsid w:val="00207405"/>
    <w:rsid w:val="00210C31"/>
    <w:rsid w:val="00212A27"/>
    <w:rsid w:val="002132B0"/>
    <w:rsid w:val="00214E78"/>
    <w:rsid w:val="00215C62"/>
    <w:rsid w:val="00216B1C"/>
    <w:rsid w:val="002208ED"/>
    <w:rsid w:val="00222540"/>
    <w:rsid w:val="00222884"/>
    <w:rsid w:val="00222A0C"/>
    <w:rsid w:val="00224EBC"/>
    <w:rsid w:val="0022524D"/>
    <w:rsid w:val="00225AF9"/>
    <w:rsid w:val="00225F61"/>
    <w:rsid w:val="0022746D"/>
    <w:rsid w:val="00227B83"/>
    <w:rsid w:val="00230053"/>
    <w:rsid w:val="00230D97"/>
    <w:rsid w:val="002334DD"/>
    <w:rsid w:val="00233C2D"/>
    <w:rsid w:val="00233EB0"/>
    <w:rsid w:val="002350E6"/>
    <w:rsid w:val="0024117E"/>
    <w:rsid w:val="002422A1"/>
    <w:rsid w:val="00242B8A"/>
    <w:rsid w:val="002432E8"/>
    <w:rsid w:val="002448B1"/>
    <w:rsid w:val="00245D60"/>
    <w:rsid w:val="00245E07"/>
    <w:rsid w:val="002509A7"/>
    <w:rsid w:val="00251568"/>
    <w:rsid w:val="00251F55"/>
    <w:rsid w:val="0025203E"/>
    <w:rsid w:val="00253B14"/>
    <w:rsid w:val="00254F98"/>
    <w:rsid w:val="00261DA5"/>
    <w:rsid w:val="00262FB6"/>
    <w:rsid w:val="00266261"/>
    <w:rsid w:val="00267F86"/>
    <w:rsid w:val="002702BB"/>
    <w:rsid w:val="00271900"/>
    <w:rsid w:val="00274EF0"/>
    <w:rsid w:val="0027593E"/>
    <w:rsid w:val="002767C8"/>
    <w:rsid w:val="002817A1"/>
    <w:rsid w:val="002823D9"/>
    <w:rsid w:val="00282DCF"/>
    <w:rsid w:val="00286656"/>
    <w:rsid w:val="002874BB"/>
    <w:rsid w:val="00290A71"/>
    <w:rsid w:val="002914EB"/>
    <w:rsid w:val="00291E00"/>
    <w:rsid w:val="002962FF"/>
    <w:rsid w:val="00296CC0"/>
    <w:rsid w:val="00297734"/>
    <w:rsid w:val="002A241C"/>
    <w:rsid w:val="002A2730"/>
    <w:rsid w:val="002A3567"/>
    <w:rsid w:val="002A42DA"/>
    <w:rsid w:val="002A4DE8"/>
    <w:rsid w:val="002A4F8F"/>
    <w:rsid w:val="002A63F9"/>
    <w:rsid w:val="002A7037"/>
    <w:rsid w:val="002B2743"/>
    <w:rsid w:val="002B2883"/>
    <w:rsid w:val="002B512E"/>
    <w:rsid w:val="002B5554"/>
    <w:rsid w:val="002C006B"/>
    <w:rsid w:val="002C124C"/>
    <w:rsid w:val="002C30D7"/>
    <w:rsid w:val="002C3D9D"/>
    <w:rsid w:val="002C4BE3"/>
    <w:rsid w:val="002D0C5A"/>
    <w:rsid w:val="002D1366"/>
    <w:rsid w:val="002D19E6"/>
    <w:rsid w:val="002D287D"/>
    <w:rsid w:val="002D369C"/>
    <w:rsid w:val="002D4DA3"/>
    <w:rsid w:val="002D4DB0"/>
    <w:rsid w:val="002D5D29"/>
    <w:rsid w:val="002D5DB6"/>
    <w:rsid w:val="002E1E66"/>
    <w:rsid w:val="002E4A4F"/>
    <w:rsid w:val="002E5F25"/>
    <w:rsid w:val="002E65A5"/>
    <w:rsid w:val="002E76FA"/>
    <w:rsid w:val="002F04F9"/>
    <w:rsid w:val="002F08C3"/>
    <w:rsid w:val="002F17BB"/>
    <w:rsid w:val="002F1DE8"/>
    <w:rsid w:val="002F2231"/>
    <w:rsid w:val="002F22E3"/>
    <w:rsid w:val="002F4264"/>
    <w:rsid w:val="002F4731"/>
    <w:rsid w:val="002F500F"/>
    <w:rsid w:val="002F5DF2"/>
    <w:rsid w:val="002F6298"/>
    <w:rsid w:val="002F6D5E"/>
    <w:rsid w:val="003017FF"/>
    <w:rsid w:val="0030289E"/>
    <w:rsid w:val="00306E0B"/>
    <w:rsid w:val="0031317C"/>
    <w:rsid w:val="0031558A"/>
    <w:rsid w:val="0031627C"/>
    <w:rsid w:val="00320E44"/>
    <w:rsid w:val="0032376E"/>
    <w:rsid w:val="003247D5"/>
    <w:rsid w:val="00324F25"/>
    <w:rsid w:val="0032772B"/>
    <w:rsid w:val="003357AE"/>
    <w:rsid w:val="00340524"/>
    <w:rsid w:val="00341903"/>
    <w:rsid w:val="00341BDC"/>
    <w:rsid w:val="00341BF8"/>
    <w:rsid w:val="00341C73"/>
    <w:rsid w:val="003440FE"/>
    <w:rsid w:val="0034594F"/>
    <w:rsid w:val="0034632D"/>
    <w:rsid w:val="003515D5"/>
    <w:rsid w:val="00351DE5"/>
    <w:rsid w:val="003561EF"/>
    <w:rsid w:val="0035779A"/>
    <w:rsid w:val="00357EF6"/>
    <w:rsid w:val="00360F35"/>
    <w:rsid w:val="0036672B"/>
    <w:rsid w:val="00367304"/>
    <w:rsid w:val="003716F7"/>
    <w:rsid w:val="0037331F"/>
    <w:rsid w:val="003813A0"/>
    <w:rsid w:val="00381A83"/>
    <w:rsid w:val="003834BF"/>
    <w:rsid w:val="003834F4"/>
    <w:rsid w:val="003936B1"/>
    <w:rsid w:val="003960E1"/>
    <w:rsid w:val="00397457"/>
    <w:rsid w:val="003A2125"/>
    <w:rsid w:val="003A2B0F"/>
    <w:rsid w:val="003A36FD"/>
    <w:rsid w:val="003A5CBB"/>
    <w:rsid w:val="003A6ACB"/>
    <w:rsid w:val="003B1BF9"/>
    <w:rsid w:val="003B2A23"/>
    <w:rsid w:val="003B3E2A"/>
    <w:rsid w:val="003B720D"/>
    <w:rsid w:val="003C23DF"/>
    <w:rsid w:val="003C366A"/>
    <w:rsid w:val="003C44C4"/>
    <w:rsid w:val="003C71B0"/>
    <w:rsid w:val="003D0256"/>
    <w:rsid w:val="003D21FC"/>
    <w:rsid w:val="003D7387"/>
    <w:rsid w:val="003D7688"/>
    <w:rsid w:val="003E0A0E"/>
    <w:rsid w:val="003E0E53"/>
    <w:rsid w:val="003E32D8"/>
    <w:rsid w:val="003E368E"/>
    <w:rsid w:val="003E42B2"/>
    <w:rsid w:val="003E5563"/>
    <w:rsid w:val="003F3E4F"/>
    <w:rsid w:val="003F565F"/>
    <w:rsid w:val="00401FBC"/>
    <w:rsid w:val="0040288A"/>
    <w:rsid w:val="00404CFF"/>
    <w:rsid w:val="00404DE0"/>
    <w:rsid w:val="00407E38"/>
    <w:rsid w:val="00411337"/>
    <w:rsid w:val="004124B8"/>
    <w:rsid w:val="004127BD"/>
    <w:rsid w:val="00412A6F"/>
    <w:rsid w:val="00412CF0"/>
    <w:rsid w:val="004137BA"/>
    <w:rsid w:val="00414911"/>
    <w:rsid w:val="004206A5"/>
    <w:rsid w:val="00422A51"/>
    <w:rsid w:val="00423D52"/>
    <w:rsid w:val="00424313"/>
    <w:rsid w:val="00424612"/>
    <w:rsid w:val="00426325"/>
    <w:rsid w:val="00432088"/>
    <w:rsid w:val="0043264E"/>
    <w:rsid w:val="0043527E"/>
    <w:rsid w:val="00437EED"/>
    <w:rsid w:val="00440DD6"/>
    <w:rsid w:val="004431FC"/>
    <w:rsid w:val="00445014"/>
    <w:rsid w:val="004460CB"/>
    <w:rsid w:val="004508CD"/>
    <w:rsid w:val="0045177F"/>
    <w:rsid w:val="00452AD3"/>
    <w:rsid w:val="00455AA0"/>
    <w:rsid w:val="00456DE6"/>
    <w:rsid w:val="00457526"/>
    <w:rsid w:val="00460CAD"/>
    <w:rsid w:val="00461C9F"/>
    <w:rsid w:val="00462219"/>
    <w:rsid w:val="00462969"/>
    <w:rsid w:val="00462AAD"/>
    <w:rsid w:val="004653F7"/>
    <w:rsid w:val="00466EC1"/>
    <w:rsid w:val="00473AE9"/>
    <w:rsid w:val="00474FE0"/>
    <w:rsid w:val="00475724"/>
    <w:rsid w:val="00477C82"/>
    <w:rsid w:val="00477EDC"/>
    <w:rsid w:val="00482DDE"/>
    <w:rsid w:val="004853ED"/>
    <w:rsid w:val="00490B49"/>
    <w:rsid w:val="00491F38"/>
    <w:rsid w:val="0049247A"/>
    <w:rsid w:val="00493D46"/>
    <w:rsid w:val="00495228"/>
    <w:rsid w:val="00495AA6"/>
    <w:rsid w:val="00496250"/>
    <w:rsid w:val="004A0C98"/>
    <w:rsid w:val="004A1D68"/>
    <w:rsid w:val="004A2472"/>
    <w:rsid w:val="004A3151"/>
    <w:rsid w:val="004A4EB1"/>
    <w:rsid w:val="004A65AA"/>
    <w:rsid w:val="004B06FB"/>
    <w:rsid w:val="004B08B6"/>
    <w:rsid w:val="004B0AC2"/>
    <w:rsid w:val="004B1D51"/>
    <w:rsid w:val="004B47E7"/>
    <w:rsid w:val="004B5C73"/>
    <w:rsid w:val="004C0F2C"/>
    <w:rsid w:val="004C0FBF"/>
    <w:rsid w:val="004C3AC1"/>
    <w:rsid w:val="004C7C61"/>
    <w:rsid w:val="004D0271"/>
    <w:rsid w:val="004D1756"/>
    <w:rsid w:val="004D1B12"/>
    <w:rsid w:val="004D4212"/>
    <w:rsid w:val="004D43D3"/>
    <w:rsid w:val="004D508C"/>
    <w:rsid w:val="004D75DE"/>
    <w:rsid w:val="004E0650"/>
    <w:rsid w:val="004E0769"/>
    <w:rsid w:val="004E0E39"/>
    <w:rsid w:val="004E3D41"/>
    <w:rsid w:val="004E3E4E"/>
    <w:rsid w:val="004E5699"/>
    <w:rsid w:val="004E5EFA"/>
    <w:rsid w:val="004E6F4A"/>
    <w:rsid w:val="004F088B"/>
    <w:rsid w:val="004F3F12"/>
    <w:rsid w:val="004F4268"/>
    <w:rsid w:val="004F7393"/>
    <w:rsid w:val="00500A32"/>
    <w:rsid w:val="0050356D"/>
    <w:rsid w:val="00504965"/>
    <w:rsid w:val="00504A6F"/>
    <w:rsid w:val="0050604A"/>
    <w:rsid w:val="00507591"/>
    <w:rsid w:val="00507B6B"/>
    <w:rsid w:val="00511BF1"/>
    <w:rsid w:val="0051405D"/>
    <w:rsid w:val="00514E6F"/>
    <w:rsid w:val="00520C84"/>
    <w:rsid w:val="00523F88"/>
    <w:rsid w:val="005255F1"/>
    <w:rsid w:val="005261A3"/>
    <w:rsid w:val="00527919"/>
    <w:rsid w:val="00532ED7"/>
    <w:rsid w:val="005338DE"/>
    <w:rsid w:val="0053398B"/>
    <w:rsid w:val="00533D11"/>
    <w:rsid w:val="00535B39"/>
    <w:rsid w:val="00535DD1"/>
    <w:rsid w:val="005366ED"/>
    <w:rsid w:val="00540F08"/>
    <w:rsid w:val="00542128"/>
    <w:rsid w:val="005438AC"/>
    <w:rsid w:val="00544315"/>
    <w:rsid w:val="00544F83"/>
    <w:rsid w:val="005458A4"/>
    <w:rsid w:val="0055148A"/>
    <w:rsid w:val="00552494"/>
    <w:rsid w:val="005548E9"/>
    <w:rsid w:val="00554C60"/>
    <w:rsid w:val="0055534E"/>
    <w:rsid w:val="00555C9E"/>
    <w:rsid w:val="00556E9E"/>
    <w:rsid w:val="00557257"/>
    <w:rsid w:val="00560044"/>
    <w:rsid w:val="00561DF8"/>
    <w:rsid w:val="005621FC"/>
    <w:rsid w:val="00562568"/>
    <w:rsid w:val="0056383C"/>
    <w:rsid w:val="00564880"/>
    <w:rsid w:val="0056515F"/>
    <w:rsid w:val="005664FA"/>
    <w:rsid w:val="005718F5"/>
    <w:rsid w:val="0057257C"/>
    <w:rsid w:val="00572876"/>
    <w:rsid w:val="005741AC"/>
    <w:rsid w:val="005748A0"/>
    <w:rsid w:val="00575D4A"/>
    <w:rsid w:val="00577DD0"/>
    <w:rsid w:val="00585430"/>
    <w:rsid w:val="00585BA0"/>
    <w:rsid w:val="0058775D"/>
    <w:rsid w:val="00587C1C"/>
    <w:rsid w:val="005938CB"/>
    <w:rsid w:val="0059486E"/>
    <w:rsid w:val="00595590"/>
    <w:rsid w:val="005970BF"/>
    <w:rsid w:val="0059787D"/>
    <w:rsid w:val="00597E20"/>
    <w:rsid w:val="005A073D"/>
    <w:rsid w:val="005A1F23"/>
    <w:rsid w:val="005A268E"/>
    <w:rsid w:val="005A2966"/>
    <w:rsid w:val="005A6638"/>
    <w:rsid w:val="005B013E"/>
    <w:rsid w:val="005B0B62"/>
    <w:rsid w:val="005B0F43"/>
    <w:rsid w:val="005B1EA0"/>
    <w:rsid w:val="005B1F89"/>
    <w:rsid w:val="005B25D5"/>
    <w:rsid w:val="005B534B"/>
    <w:rsid w:val="005B616F"/>
    <w:rsid w:val="005B6224"/>
    <w:rsid w:val="005B6795"/>
    <w:rsid w:val="005C2289"/>
    <w:rsid w:val="005C4F10"/>
    <w:rsid w:val="005C75E3"/>
    <w:rsid w:val="005C7C08"/>
    <w:rsid w:val="005D1008"/>
    <w:rsid w:val="005D240B"/>
    <w:rsid w:val="005D2825"/>
    <w:rsid w:val="005D31C0"/>
    <w:rsid w:val="005D5E50"/>
    <w:rsid w:val="005D627B"/>
    <w:rsid w:val="005D7618"/>
    <w:rsid w:val="005E129C"/>
    <w:rsid w:val="005E2013"/>
    <w:rsid w:val="005E337D"/>
    <w:rsid w:val="005E5CD4"/>
    <w:rsid w:val="005E5F0F"/>
    <w:rsid w:val="005E6016"/>
    <w:rsid w:val="005E634C"/>
    <w:rsid w:val="005E6412"/>
    <w:rsid w:val="005F1419"/>
    <w:rsid w:val="005F1FD4"/>
    <w:rsid w:val="005F2B01"/>
    <w:rsid w:val="005F3A10"/>
    <w:rsid w:val="005F6EFE"/>
    <w:rsid w:val="006022AF"/>
    <w:rsid w:val="00605BBC"/>
    <w:rsid w:val="006103C5"/>
    <w:rsid w:val="006107A7"/>
    <w:rsid w:val="00610CA9"/>
    <w:rsid w:val="00613C91"/>
    <w:rsid w:val="00614B75"/>
    <w:rsid w:val="006161CA"/>
    <w:rsid w:val="006161DF"/>
    <w:rsid w:val="00617760"/>
    <w:rsid w:val="00621A25"/>
    <w:rsid w:val="00622688"/>
    <w:rsid w:val="006239E4"/>
    <w:rsid w:val="00623C35"/>
    <w:rsid w:val="00626E00"/>
    <w:rsid w:val="00627AE6"/>
    <w:rsid w:val="0063211E"/>
    <w:rsid w:val="00633F65"/>
    <w:rsid w:val="00634523"/>
    <w:rsid w:val="006402C6"/>
    <w:rsid w:val="006409F8"/>
    <w:rsid w:val="00644B2B"/>
    <w:rsid w:val="006453FB"/>
    <w:rsid w:val="006479D1"/>
    <w:rsid w:val="00650FEC"/>
    <w:rsid w:val="0065466C"/>
    <w:rsid w:val="006548AD"/>
    <w:rsid w:val="00655C77"/>
    <w:rsid w:val="00662C4A"/>
    <w:rsid w:val="006638FB"/>
    <w:rsid w:val="00663FDF"/>
    <w:rsid w:val="00664C56"/>
    <w:rsid w:val="006704CC"/>
    <w:rsid w:val="00670FA9"/>
    <w:rsid w:val="006729B9"/>
    <w:rsid w:val="0067372A"/>
    <w:rsid w:val="00675763"/>
    <w:rsid w:val="00676716"/>
    <w:rsid w:val="00677D81"/>
    <w:rsid w:val="00681A58"/>
    <w:rsid w:val="006828B4"/>
    <w:rsid w:val="006863C0"/>
    <w:rsid w:val="00686655"/>
    <w:rsid w:val="006872B9"/>
    <w:rsid w:val="00687554"/>
    <w:rsid w:val="00691517"/>
    <w:rsid w:val="00691A83"/>
    <w:rsid w:val="00691D45"/>
    <w:rsid w:val="00691E05"/>
    <w:rsid w:val="006946C5"/>
    <w:rsid w:val="0069512A"/>
    <w:rsid w:val="00696F9E"/>
    <w:rsid w:val="00697076"/>
    <w:rsid w:val="006A02DF"/>
    <w:rsid w:val="006A1D98"/>
    <w:rsid w:val="006A2210"/>
    <w:rsid w:val="006A2E82"/>
    <w:rsid w:val="006A35B2"/>
    <w:rsid w:val="006B00AE"/>
    <w:rsid w:val="006B3C1A"/>
    <w:rsid w:val="006B4A00"/>
    <w:rsid w:val="006B570E"/>
    <w:rsid w:val="006B5F6C"/>
    <w:rsid w:val="006B6CDC"/>
    <w:rsid w:val="006C204D"/>
    <w:rsid w:val="006C5734"/>
    <w:rsid w:val="006C7124"/>
    <w:rsid w:val="006D0661"/>
    <w:rsid w:val="006D5813"/>
    <w:rsid w:val="006D7225"/>
    <w:rsid w:val="006E08CD"/>
    <w:rsid w:val="006E1178"/>
    <w:rsid w:val="006E40E3"/>
    <w:rsid w:val="006E48E4"/>
    <w:rsid w:val="006E57A0"/>
    <w:rsid w:val="006F0650"/>
    <w:rsid w:val="006F06DF"/>
    <w:rsid w:val="006F0C06"/>
    <w:rsid w:val="006F2FE7"/>
    <w:rsid w:val="006F31CA"/>
    <w:rsid w:val="006F389E"/>
    <w:rsid w:val="006F43C7"/>
    <w:rsid w:val="006F4CA8"/>
    <w:rsid w:val="006F599F"/>
    <w:rsid w:val="006F7463"/>
    <w:rsid w:val="00700FD1"/>
    <w:rsid w:val="007024A2"/>
    <w:rsid w:val="007024A6"/>
    <w:rsid w:val="007030D2"/>
    <w:rsid w:val="00707E4A"/>
    <w:rsid w:val="00707FC5"/>
    <w:rsid w:val="00712A62"/>
    <w:rsid w:val="00715A1A"/>
    <w:rsid w:val="0071621A"/>
    <w:rsid w:val="007168CE"/>
    <w:rsid w:val="00720C4E"/>
    <w:rsid w:val="007260AA"/>
    <w:rsid w:val="00732AF4"/>
    <w:rsid w:val="007364B9"/>
    <w:rsid w:val="00736AD1"/>
    <w:rsid w:val="00737FCE"/>
    <w:rsid w:val="0074072F"/>
    <w:rsid w:val="0074242C"/>
    <w:rsid w:val="00742460"/>
    <w:rsid w:val="00743771"/>
    <w:rsid w:val="00744D0B"/>
    <w:rsid w:val="00745255"/>
    <w:rsid w:val="00750752"/>
    <w:rsid w:val="00750AE6"/>
    <w:rsid w:val="00752F5F"/>
    <w:rsid w:val="007537D3"/>
    <w:rsid w:val="00753ABA"/>
    <w:rsid w:val="0075606F"/>
    <w:rsid w:val="00756110"/>
    <w:rsid w:val="00757996"/>
    <w:rsid w:val="00761D6C"/>
    <w:rsid w:val="00763B13"/>
    <w:rsid w:val="00764CAB"/>
    <w:rsid w:val="00767C05"/>
    <w:rsid w:val="0077027F"/>
    <w:rsid w:val="00775424"/>
    <w:rsid w:val="00775FDD"/>
    <w:rsid w:val="007813F4"/>
    <w:rsid w:val="007816B0"/>
    <w:rsid w:val="007827BA"/>
    <w:rsid w:val="00783BBC"/>
    <w:rsid w:val="00783C36"/>
    <w:rsid w:val="0078629C"/>
    <w:rsid w:val="00786ACE"/>
    <w:rsid w:val="00790237"/>
    <w:rsid w:val="007917A8"/>
    <w:rsid w:val="00793874"/>
    <w:rsid w:val="00794765"/>
    <w:rsid w:val="007963F1"/>
    <w:rsid w:val="007A0BB6"/>
    <w:rsid w:val="007A0D27"/>
    <w:rsid w:val="007A2221"/>
    <w:rsid w:val="007A2773"/>
    <w:rsid w:val="007A2777"/>
    <w:rsid w:val="007A316A"/>
    <w:rsid w:val="007A38CD"/>
    <w:rsid w:val="007A4F09"/>
    <w:rsid w:val="007A7034"/>
    <w:rsid w:val="007A7F6C"/>
    <w:rsid w:val="007B34CF"/>
    <w:rsid w:val="007B6643"/>
    <w:rsid w:val="007C3254"/>
    <w:rsid w:val="007C3A93"/>
    <w:rsid w:val="007C4972"/>
    <w:rsid w:val="007D1474"/>
    <w:rsid w:val="007D403D"/>
    <w:rsid w:val="007D4B81"/>
    <w:rsid w:val="007D607D"/>
    <w:rsid w:val="007D7062"/>
    <w:rsid w:val="007E21F5"/>
    <w:rsid w:val="007E44B0"/>
    <w:rsid w:val="007E71D5"/>
    <w:rsid w:val="007E77BA"/>
    <w:rsid w:val="007F02FD"/>
    <w:rsid w:val="007F147C"/>
    <w:rsid w:val="007F17C5"/>
    <w:rsid w:val="007F5699"/>
    <w:rsid w:val="007F6556"/>
    <w:rsid w:val="007F6914"/>
    <w:rsid w:val="007F6CDE"/>
    <w:rsid w:val="007F7068"/>
    <w:rsid w:val="00800BDA"/>
    <w:rsid w:val="008020F7"/>
    <w:rsid w:val="00802ABB"/>
    <w:rsid w:val="0080567B"/>
    <w:rsid w:val="0080666A"/>
    <w:rsid w:val="00806994"/>
    <w:rsid w:val="00807AFC"/>
    <w:rsid w:val="0081005C"/>
    <w:rsid w:val="00810D14"/>
    <w:rsid w:val="008119FC"/>
    <w:rsid w:val="00811CA8"/>
    <w:rsid w:val="0081488C"/>
    <w:rsid w:val="008151DA"/>
    <w:rsid w:val="00816BDA"/>
    <w:rsid w:val="00817375"/>
    <w:rsid w:val="00821AAF"/>
    <w:rsid w:val="00822CE5"/>
    <w:rsid w:val="008234F7"/>
    <w:rsid w:val="008240F3"/>
    <w:rsid w:val="008245A9"/>
    <w:rsid w:val="00826F99"/>
    <w:rsid w:val="00827B80"/>
    <w:rsid w:val="00832551"/>
    <w:rsid w:val="00832717"/>
    <w:rsid w:val="00833D85"/>
    <w:rsid w:val="00837C12"/>
    <w:rsid w:val="00840D1D"/>
    <w:rsid w:val="008428F3"/>
    <w:rsid w:val="00843843"/>
    <w:rsid w:val="008455B4"/>
    <w:rsid w:val="00845DB5"/>
    <w:rsid w:val="00846428"/>
    <w:rsid w:val="00846ADB"/>
    <w:rsid w:val="00850385"/>
    <w:rsid w:val="00851E37"/>
    <w:rsid w:val="0085303A"/>
    <w:rsid w:val="00854090"/>
    <w:rsid w:val="00854E3C"/>
    <w:rsid w:val="00855D94"/>
    <w:rsid w:val="00855FF1"/>
    <w:rsid w:val="00856020"/>
    <w:rsid w:val="00856D0D"/>
    <w:rsid w:val="008570B2"/>
    <w:rsid w:val="0085742C"/>
    <w:rsid w:val="008614DC"/>
    <w:rsid w:val="0086257E"/>
    <w:rsid w:val="00862631"/>
    <w:rsid w:val="008636DD"/>
    <w:rsid w:val="00864CBD"/>
    <w:rsid w:val="00864F53"/>
    <w:rsid w:val="008656C7"/>
    <w:rsid w:val="008662EA"/>
    <w:rsid w:val="008702CD"/>
    <w:rsid w:val="00870B0B"/>
    <w:rsid w:val="00874076"/>
    <w:rsid w:val="00874BB8"/>
    <w:rsid w:val="00875C2A"/>
    <w:rsid w:val="008772E2"/>
    <w:rsid w:val="0088016F"/>
    <w:rsid w:val="008802D0"/>
    <w:rsid w:val="00882E60"/>
    <w:rsid w:val="00883271"/>
    <w:rsid w:val="00884465"/>
    <w:rsid w:val="0088467D"/>
    <w:rsid w:val="00884E01"/>
    <w:rsid w:val="00886187"/>
    <w:rsid w:val="008900B8"/>
    <w:rsid w:val="0089217F"/>
    <w:rsid w:val="0089627F"/>
    <w:rsid w:val="00896527"/>
    <w:rsid w:val="0089662C"/>
    <w:rsid w:val="00897054"/>
    <w:rsid w:val="008A176E"/>
    <w:rsid w:val="008A1947"/>
    <w:rsid w:val="008A226A"/>
    <w:rsid w:val="008A5576"/>
    <w:rsid w:val="008A58BE"/>
    <w:rsid w:val="008A7B38"/>
    <w:rsid w:val="008A7DBC"/>
    <w:rsid w:val="008B1618"/>
    <w:rsid w:val="008B17AE"/>
    <w:rsid w:val="008B283F"/>
    <w:rsid w:val="008B4F14"/>
    <w:rsid w:val="008B5BD8"/>
    <w:rsid w:val="008B6520"/>
    <w:rsid w:val="008B6DBE"/>
    <w:rsid w:val="008C3AF1"/>
    <w:rsid w:val="008C469D"/>
    <w:rsid w:val="008C49B8"/>
    <w:rsid w:val="008C544B"/>
    <w:rsid w:val="008C7719"/>
    <w:rsid w:val="008D1BB8"/>
    <w:rsid w:val="008D1C31"/>
    <w:rsid w:val="008D2DD2"/>
    <w:rsid w:val="008D3FEE"/>
    <w:rsid w:val="008D7EDA"/>
    <w:rsid w:val="008E066F"/>
    <w:rsid w:val="008E20A5"/>
    <w:rsid w:val="008E2638"/>
    <w:rsid w:val="008E2A26"/>
    <w:rsid w:val="008E3961"/>
    <w:rsid w:val="008F037F"/>
    <w:rsid w:val="008F16B9"/>
    <w:rsid w:val="008F20AA"/>
    <w:rsid w:val="008F392D"/>
    <w:rsid w:val="008F4064"/>
    <w:rsid w:val="008F487A"/>
    <w:rsid w:val="008F4936"/>
    <w:rsid w:val="008F5939"/>
    <w:rsid w:val="00900C42"/>
    <w:rsid w:val="00901892"/>
    <w:rsid w:val="00901E3E"/>
    <w:rsid w:val="00906C08"/>
    <w:rsid w:val="009115F9"/>
    <w:rsid w:val="00915423"/>
    <w:rsid w:val="00915B1F"/>
    <w:rsid w:val="00916625"/>
    <w:rsid w:val="00916B07"/>
    <w:rsid w:val="00916FDF"/>
    <w:rsid w:val="00917317"/>
    <w:rsid w:val="009204FF"/>
    <w:rsid w:val="009238D1"/>
    <w:rsid w:val="00927DB1"/>
    <w:rsid w:val="00927EBE"/>
    <w:rsid w:val="00932701"/>
    <w:rsid w:val="009340F4"/>
    <w:rsid w:val="0093489C"/>
    <w:rsid w:val="009359D7"/>
    <w:rsid w:val="00935D48"/>
    <w:rsid w:val="0093622B"/>
    <w:rsid w:val="0093753F"/>
    <w:rsid w:val="0094269F"/>
    <w:rsid w:val="009438CC"/>
    <w:rsid w:val="0095104B"/>
    <w:rsid w:val="00951B84"/>
    <w:rsid w:val="009529AD"/>
    <w:rsid w:val="00954104"/>
    <w:rsid w:val="00954DE1"/>
    <w:rsid w:val="0095561E"/>
    <w:rsid w:val="00956ACB"/>
    <w:rsid w:val="009576B1"/>
    <w:rsid w:val="00960281"/>
    <w:rsid w:val="009609E3"/>
    <w:rsid w:val="009673E3"/>
    <w:rsid w:val="009728A0"/>
    <w:rsid w:val="00972AF7"/>
    <w:rsid w:val="0097361F"/>
    <w:rsid w:val="00974093"/>
    <w:rsid w:val="009743EC"/>
    <w:rsid w:val="0097652E"/>
    <w:rsid w:val="00977382"/>
    <w:rsid w:val="00980B27"/>
    <w:rsid w:val="00980DE3"/>
    <w:rsid w:val="0098220F"/>
    <w:rsid w:val="00983CF6"/>
    <w:rsid w:val="00983F0A"/>
    <w:rsid w:val="00984887"/>
    <w:rsid w:val="00991CB9"/>
    <w:rsid w:val="0099249C"/>
    <w:rsid w:val="00992D78"/>
    <w:rsid w:val="00992F96"/>
    <w:rsid w:val="00993174"/>
    <w:rsid w:val="009A11CE"/>
    <w:rsid w:val="009A1650"/>
    <w:rsid w:val="009A3576"/>
    <w:rsid w:val="009A3AEB"/>
    <w:rsid w:val="009A445B"/>
    <w:rsid w:val="009A4B33"/>
    <w:rsid w:val="009A5D36"/>
    <w:rsid w:val="009A7447"/>
    <w:rsid w:val="009B0F08"/>
    <w:rsid w:val="009B18CD"/>
    <w:rsid w:val="009B258B"/>
    <w:rsid w:val="009B3AE3"/>
    <w:rsid w:val="009B49AE"/>
    <w:rsid w:val="009B6A3D"/>
    <w:rsid w:val="009C0763"/>
    <w:rsid w:val="009C2075"/>
    <w:rsid w:val="009C44B1"/>
    <w:rsid w:val="009C52BD"/>
    <w:rsid w:val="009C6B26"/>
    <w:rsid w:val="009C6D66"/>
    <w:rsid w:val="009D0CC9"/>
    <w:rsid w:val="009D0F3B"/>
    <w:rsid w:val="009D353A"/>
    <w:rsid w:val="009D51DA"/>
    <w:rsid w:val="009D5D25"/>
    <w:rsid w:val="009D651E"/>
    <w:rsid w:val="009D734D"/>
    <w:rsid w:val="009E0A03"/>
    <w:rsid w:val="009E143E"/>
    <w:rsid w:val="009E2B20"/>
    <w:rsid w:val="009E55CD"/>
    <w:rsid w:val="009E5B76"/>
    <w:rsid w:val="009E6D32"/>
    <w:rsid w:val="009F2992"/>
    <w:rsid w:val="009F310F"/>
    <w:rsid w:val="009F3131"/>
    <w:rsid w:val="009F3D19"/>
    <w:rsid w:val="009F5862"/>
    <w:rsid w:val="009F6BE8"/>
    <w:rsid w:val="009F742E"/>
    <w:rsid w:val="00A01351"/>
    <w:rsid w:val="00A02523"/>
    <w:rsid w:val="00A02815"/>
    <w:rsid w:val="00A02E5B"/>
    <w:rsid w:val="00A032BD"/>
    <w:rsid w:val="00A05174"/>
    <w:rsid w:val="00A07079"/>
    <w:rsid w:val="00A073AD"/>
    <w:rsid w:val="00A11C6C"/>
    <w:rsid w:val="00A143A2"/>
    <w:rsid w:val="00A16251"/>
    <w:rsid w:val="00A17673"/>
    <w:rsid w:val="00A17C47"/>
    <w:rsid w:val="00A20C37"/>
    <w:rsid w:val="00A22C6B"/>
    <w:rsid w:val="00A230E1"/>
    <w:rsid w:val="00A26305"/>
    <w:rsid w:val="00A2764C"/>
    <w:rsid w:val="00A30970"/>
    <w:rsid w:val="00A3187C"/>
    <w:rsid w:val="00A3385D"/>
    <w:rsid w:val="00A3735C"/>
    <w:rsid w:val="00A40301"/>
    <w:rsid w:val="00A407DE"/>
    <w:rsid w:val="00A43601"/>
    <w:rsid w:val="00A46144"/>
    <w:rsid w:val="00A4747F"/>
    <w:rsid w:val="00A475C0"/>
    <w:rsid w:val="00A50909"/>
    <w:rsid w:val="00A50983"/>
    <w:rsid w:val="00A54D02"/>
    <w:rsid w:val="00A55574"/>
    <w:rsid w:val="00A5772F"/>
    <w:rsid w:val="00A6480F"/>
    <w:rsid w:val="00A66087"/>
    <w:rsid w:val="00A67001"/>
    <w:rsid w:val="00A67057"/>
    <w:rsid w:val="00A747A6"/>
    <w:rsid w:val="00A7790C"/>
    <w:rsid w:val="00A77A6A"/>
    <w:rsid w:val="00A77DDE"/>
    <w:rsid w:val="00A8206E"/>
    <w:rsid w:val="00A82522"/>
    <w:rsid w:val="00A826D4"/>
    <w:rsid w:val="00A829CD"/>
    <w:rsid w:val="00A83A32"/>
    <w:rsid w:val="00A90431"/>
    <w:rsid w:val="00A9104A"/>
    <w:rsid w:val="00A926AC"/>
    <w:rsid w:val="00A926F3"/>
    <w:rsid w:val="00A927DB"/>
    <w:rsid w:val="00A9366E"/>
    <w:rsid w:val="00A937FB"/>
    <w:rsid w:val="00A938CA"/>
    <w:rsid w:val="00A943DE"/>
    <w:rsid w:val="00A945E4"/>
    <w:rsid w:val="00A94B1D"/>
    <w:rsid w:val="00AA43EB"/>
    <w:rsid w:val="00AA50E6"/>
    <w:rsid w:val="00AA5D91"/>
    <w:rsid w:val="00AB2BA8"/>
    <w:rsid w:val="00AB41E1"/>
    <w:rsid w:val="00AC1474"/>
    <w:rsid w:val="00AC183B"/>
    <w:rsid w:val="00AC38B8"/>
    <w:rsid w:val="00AC5CEC"/>
    <w:rsid w:val="00AC608F"/>
    <w:rsid w:val="00AC61E4"/>
    <w:rsid w:val="00AC63DC"/>
    <w:rsid w:val="00AC72FE"/>
    <w:rsid w:val="00AD108F"/>
    <w:rsid w:val="00AD16E9"/>
    <w:rsid w:val="00AD3905"/>
    <w:rsid w:val="00AD6357"/>
    <w:rsid w:val="00AD7052"/>
    <w:rsid w:val="00AE2766"/>
    <w:rsid w:val="00AE3254"/>
    <w:rsid w:val="00AE5492"/>
    <w:rsid w:val="00AE5B8E"/>
    <w:rsid w:val="00AE7087"/>
    <w:rsid w:val="00AE79E8"/>
    <w:rsid w:val="00AF0547"/>
    <w:rsid w:val="00AF108C"/>
    <w:rsid w:val="00AF136A"/>
    <w:rsid w:val="00AF1955"/>
    <w:rsid w:val="00AF3AB6"/>
    <w:rsid w:val="00AF4645"/>
    <w:rsid w:val="00AF54A9"/>
    <w:rsid w:val="00AF54AF"/>
    <w:rsid w:val="00AF59F2"/>
    <w:rsid w:val="00AF638E"/>
    <w:rsid w:val="00B00EE8"/>
    <w:rsid w:val="00B022C4"/>
    <w:rsid w:val="00B10E14"/>
    <w:rsid w:val="00B12EBE"/>
    <w:rsid w:val="00B13D6E"/>
    <w:rsid w:val="00B15B74"/>
    <w:rsid w:val="00B175A0"/>
    <w:rsid w:val="00B17B98"/>
    <w:rsid w:val="00B22980"/>
    <w:rsid w:val="00B230A1"/>
    <w:rsid w:val="00B23243"/>
    <w:rsid w:val="00B306CE"/>
    <w:rsid w:val="00B31C65"/>
    <w:rsid w:val="00B33D18"/>
    <w:rsid w:val="00B43471"/>
    <w:rsid w:val="00B43B09"/>
    <w:rsid w:val="00B44BF4"/>
    <w:rsid w:val="00B455D3"/>
    <w:rsid w:val="00B45EA2"/>
    <w:rsid w:val="00B520A3"/>
    <w:rsid w:val="00B5407A"/>
    <w:rsid w:val="00B54787"/>
    <w:rsid w:val="00B55853"/>
    <w:rsid w:val="00B6081A"/>
    <w:rsid w:val="00B60A9D"/>
    <w:rsid w:val="00B62CC2"/>
    <w:rsid w:val="00B63769"/>
    <w:rsid w:val="00B63EE9"/>
    <w:rsid w:val="00B659BD"/>
    <w:rsid w:val="00B65EA6"/>
    <w:rsid w:val="00B67BF3"/>
    <w:rsid w:val="00B74F3E"/>
    <w:rsid w:val="00B74FD6"/>
    <w:rsid w:val="00B75630"/>
    <w:rsid w:val="00B81F3B"/>
    <w:rsid w:val="00B824E7"/>
    <w:rsid w:val="00B82B60"/>
    <w:rsid w:val="00B85C59"/>
    <w:rsid w:val="00B86602"/>
    <w:rsid w:val="00B87A30"/>
    <w:rsid w:val="00B90046"/>
    <w:rsid w:val="00B90BFF"/>
    <w:rsid w:val="00B914E3"/>
    <w:rsid w:val="00B93236"/>
    <w:rsid w:val="00B94F18"/>
    <w:rsid w:val="00B958A6"/>
    <w:rsid w:val="00BA0ADD"/>
    <w:rsid w:val="00BA2533"/>
    <w:rsid w:val="00BA2938"/>
    <w:rsid w:val="00BA3B40"/>
    <w:rsid w:val="00BA4347"/>
    <w:rsid w:val="00BA5E32"/>
    <w:rsid w:val="00BA7E24"/>
    <w:rsid w:val="00BB1F9E"/>
    <w:rsid w:val="00BB2AFE"/>
    <w:rsid w:val="00BC02AA"/>
    <w:rsid w:val="00BC3187"/>
    <w:rsid w:val="00BC3E5E"/>
    <w:rsid w:val="00BC3EF3"/>
    <w:rsid w:val="00BC520C"/>
    <w:rsid w:val="00BC585A"/>
    <w:rsid w:val="00BC586A"/>
    <w:rsid w:val="00BC5BDC"/>
    <w:rsid w:val="00BC7B83"/>
    <w:rsid w:val="00BD08F8"/>
    <w:rsid w:val="00BD157A"/>
    <w:rsid w:val="00BD21AB"/>
    <w:rsid w:val="00BD230C"/>
    <w:rsid w:val="00BD3101"/>
    <w:rsid w:val="00BD32E8"/>
    <w:rsid w:val="00BD4612"/>
    <w:rsid w:val="00BD5B9B"/>
    <w:rsid w:val="00BE01B2"/>
    <w:rsid w:val="00BE02CC"/>
    <w:rsid w:val="00BE6F4C"/>
    <w:rsid w:val="00BF3322"/>
    <w:rsid w:val="00BF6ECF"/>
    <w:rsid w:val="00BF7531"/>
    <w:rsid w:val="00C0039C"/>
    <w:rsid w:val="00C00917"/>
    <w:rsid w:val="00C03430"/>
    <w:rsid w:val="00C07F13"/>
    <w:rsid w:val="00C128BB"/>
    <w:rsid w:val="00C132F0"/>
    <w:rsid w:val="00C135FB"/>
    <w:rsid w:val="00C14716"/>
    <w:rsid w:val="00C171F7"/>
    <w:rsid w:val="00C20A73"/>
    <w:rsid w:val="00C2135E"/>
    <w:rsid w:val="00C21556"/>
    <w:rsid w:val="00C22353"/>
    <w:rsid w:val="00C27C3F"/>
    <w:rsid w:val="00C32B91"/>
    <w:rsid w:val="00C33D1D"/>
    <w:rsid w:val="00C33D46"/>
    <w:rsid w:val="00C34637"/>
    <w:rsid w:val="00C359E6"/>
    <w:rsid w:val="00C36B1E"/>
    <w:rsid w:val="00C36C79"/>
    <w:rsid w:val="00C41B2E"/>
    <w:rsid w:val="00C42045"/>
    <w:rsid w:val="00C42D7B"/>
    <w:rsid w:val="00C434D6"/>
    <w:rsid w:val="00C45204"/>
    <w:rsid w:val="00C456E5"/>
    <w:rsid w:val="00C47556"/>
    <w:rsid w:val="00C52466"/>
    <w:rsid w:val="00C54F58"/>
    <w:rsid w:val="00C573C1"/>
    <w:rsid w:val="00C60C03"/>
    <w:rsid w:val="00C6100C"/>
    <w:rsid w:val="00C6278C"/>
    <w:rsid w:val="00C63287"/>
    <w:rsid w:val="00C63AFA"/>
    <w:rsid w:val="00C64578"/>
    <w:rsid w:val="00C6474B"/>
    <w:rsid w:val="00C65F70"/>
    <w:rsid w:val="00C6631C"/>
    <w:rsid w:val="00C67F65"/>
    <w:rsid w:val="00C70629"/>
    <w:rsid w:val="00C727F4"/>
    <w:rsid w:val="00C72D48"/>
    <w:rsid w:val="00C746A7"/>
    <w:rsid w:val="00C75B3C"/>
    <w:rsid w:val="00C76817"/>
    <w:rsid w:val="00C808B7"/>
    <w:rsid w:val="00C819DA"/>
    <w:rsid w:val="00C83C86"/>
    <w:rsid w:val="00C84AC0"/>
    <w:rsid w:val="00C87278"/>
    <w:rsid w:val="00C905E2"/>
    <w:rsid w:val="00C9063D"/>
    <w:rsid w:val="00C94D7A"/>
    <w:rsid w:val="00C952BA"/>
    <w:rsid w:val="00C95F18"/>
    <w:rsid w:val="00C965B6"/>
    <w:rsid w:val="00C97257"/>
    <w:rsid w:val="00C97F4F"/>
    <w:rsid w:val="00CA02A8"/>
    <w:rsid w:val="00CA0992"/>
    <w:rsid w:val="00CA2A42"/>
    <w:rsid w:val="00CA57C5"/>
    <w:rsid w:val="00CA5C63"/>
    <w:rsid w:val="00CA67CF"/>
    <w:rsid w:val="00CA682E"/>
    <w:rsid w:val="00CA7071"/>
    <w:rsid w:val="00CA7CDB"/>
    <w:rsid w:val="00CB052F"/>
    <w:rsid w:val="00CB0C0A"/>
    <w:rsid w:val="00CB0CC6"/>
    <w:rsid w:val="00CB185E"/>
    <w:rsid w:val="00CB1B8D"/>
    <w:rsid w:val="00CB223F"/>
    <w:rsid w:val="00CB320B"/>
    <w:rsid w:val="00CB4FF9"/>
    <w:rsid w:val="00CB58D5"/>
    <w:rsid w:val="00CB66FB"/>
    <w:rsid w:val="00CC0DB0"/>
    <w:rsid w:val="00CC1CC5"/>
    <w:rsid w:val="00CC4A58"/>
    <w:rsid w:val="00CC576C"/>
    <w:rsid w:val="00CC5A35"/>
    <w:rsid w:val="00CD0717"/>
    <w:rsid w:val="00CD23ED"/>
    <w:rsid w:val="00CD2941"/>
    <w:rsid w:val="00CD4F18"/>
    <w:rsid w:val="00CD7147"/>
    <w:rsid w:val="00CD752E"/>
    <w:rsid w:val="00CE0869"/>
    <w:rsid w:val="00CE1357"/>
    <w:rsid w:val="00CE24F6"/>
    <w:rsid w:val="00CE4F78"/>
    <w:rsid w:val="00CE50A7"/>
    <w:rsid w:val="00CE5D72"/>
    <w:rsid w:val="00CE7788"/>
    <w:rsid w:val="00CE78C9"/>
    <w:rsid w:val="00CF499E"/>
    <w:rsid w:val="00CF654B"/>
    <w:rsid w:val="00CF67E7"/>
    <w:rsid w:val="00D00030"/>
    <w:rsid w:val="00D0037C"/>
    <w:rsid w:val="00D00C37"/>
    <w:rsid w:val="00D0204B"/>
    <w:rsid w:val="00D02746"/>
    <w:rsid w:val="00D02DE5"/>
    <w:rsid w:val="00D04984"/>
    <w:rsid w:val="00D07610"/>
    <w:rsid w:val="00D11268"/>
    <w:rsid w:val="00D12E58"/>
    <w:rsid w:val="00D13D60"/>
    <w:rsid w:val="00D14E81"/>
    <w:rsid w:val="00D1637B"/>
    <w:rsid w:val="00D1658C"/>
    <w:rsid w:val="00D1710D"/>
    <w:rsid w:val="00D22F97"/>
    <w:rsid w:val="00D23F45"/>
    <w:rsid w:val="00D24D93"/>
    <w:rsid w:val="00D2550F"/>
    <w:rsid w:val="00D25E37"/>
    <w:rsid w:val="00D26CEB"/>
    <w:rsid w:val="00D3252B"/>
    <w:rsid w:val="00D336D5"/>
    <w:rsid w:val="00D34AF9"/>
    <w:rsid w:val="00D352AB"/>
    <w:rsid w:val="00D359DE"/>
    <w:rsid w:val="00D36571"/>
    <w:rsid w:val="00D42794"/>
    <w:rsid w:val="00D43CC9"/>
    <w:rsid w:val="00D44EE4"/>
    <w:rsid w:val="00D45467"/>
    <w:rsid w:val="00D4565A"/>
    <w:rsid w:val="00D50F03"/>
    <w:rsid w:val="00D51947"/>
    <w:rsid w:val="00D52FFC"/>
    <w:rsid w:val="00D53B47"/>
    <w:rsid w:val="00D547D7"/>
    <w:rsid w:val="00D57236"/>
    <w:rsid w:val="00D60F50"/>
    <w:rsid w:val="00D65156"/>
    <w:rsid w:val="00D65E5C"/>
    <w:rsid w:val="00D66685"/>
    <w:rsid w:val="00D67B3E"/>
    <w:rsid w:val="00D67F06"/>
    <w:rsid w:val="00D67F72"/>
    <w:rsid w:val="00D7300A"/>
    <w:rsid w:val="00D75250"/>
    <w:rsid w:val="00D75CDB"/>
    <w:rsid w:val="00D76747"/>
    <w:rsid w:val="00D77258"/>
    <w:rsid w:val="00D80D5E"/>
    <w:rsid w:val="00D862B6"/>
    <w:rsid w:val="00D87383"/>
    <w:rsid w:val="00D8749A"/>
    <w:rsid w:val="00D9056E"/>
    <w:rsid w:val="00D90F65"/>
    <w:rsid w:val="00D915C1"/>
    <w:rsid w:val="00D915FC"/>
    <w:rsid w:val="00D94A46"/>
    <w:rsid w:val="00D951BD"/>
    <w:rsid w:val="00D9694E"/>
    <w:rsid w:val="00DA00A0"/>
    <w:rsid w:val="00DA1D5D"/>
    <w:rsid w:val="00DA3269"/>
    <w:rsid w:val="00DA3964"/>
    <w:rsid w:val="00DA3B06"/>
    <w:rsid w:val="00DA411A"/>
    <w:rsid w:val="00DA468A"/>
    <w:rsid w:val="00DA5078"/>
    <w:rsid w:val="00DA6592"/>
    <w:rsid w:val="00DA7AB5"/>
    <w:rsid w:val="00DB3270"/>
    <w:rsid w:val="00DB559A"/>
    <w:rsid w:val="00DB7069"/>
    <w:rsid w:val="00DB7C39"/>
    <w:rsid w:val="00DC2328"/>
    <w:rsid w:val="00DC33E5"/>
    <w:rsid w:val="00DC348B"/>
    <w:rsid w:val="00DC4356"/>
    <w:rsid w:val="00DC595A"/>
    <w:rsid w:val="00DC6C94"/>
    <w:rsid w:val="00DC6E8C"/>
    <w:rsid w:val="00DD1AFE"/>
    <w:rsid w:val="00DD23DB"/>
    <w:rsid w:val="00DD3039"/>
    <w:rsid w:val="00DD4284"/>
    <w:rsid w:val="00DD4B89"/>
    <w:rsid w:val="00DD6E81"/>
    <w:rsid w:val="00DE0F88"/>
    <w:rsid w:val="00DE1B1A"/>
    <w:rsid w:val="00DE50BF"/>
    <w:rsid w:val="00DE5AFD"/>
    <w:rsid w:val="00DF2B4D"/>
    <w:rsid w:val="00DF3662"/>
    <w:rsid w:val="00DF450B"/>
    <w:rsid w:val="00DF4854"/>
    <w:rsid w:val="00DF4CDB"/>
    <w:rsid w:val="00DF7627"/>
    <w:rsid w:val="00E00A4B"/>
    <w:rsid w:val="00E0108C"/>
    <w:rsid w:val="00E02CA5"/>
    <w:rsid w:val="00E02D68"/>
    <w:rsid w:val="00E05CED"/>
    <w:rsid w:val="00E063D9"/>
    <w:rsid w:val="00E07424"/>
    <w:rsid w:val="00E07FD2"/>
    <w:rsid w:val="00E108CA"/>
    <w:rsid w:val="00E10969"/>
    <w:rsid w:val="00E21EAF"/>
    <w:rsid w:val="00E2268D"/>
    <w:rsid w:val="00E27148"/>
    <w:rsid w:val="00E35CCD"/>
    <w:rsid w:val="00E35F15"/>
    <w:rsid w:val="00E35FFF"/>
    <w:rsid w:val="00E406FE"/>
    <w:rsid w:val="00E42091"/>
    <w:rsid w:val="00E440B6"/>
    <w:rsid w:val="00E453DF"/>
    <w:rsid w:val="00E50B04"/>
    <w:rsid w:val="00E50F45"/>
    <w:rsid w:val="00E524C8"/>
    <w:rsid w:val="00E57421"/>
    <w:rsid w:val="00E61D85"/>
    <w:rsid w:val="00E61D9C"/>
    <w:rsid w:val="00E62D24"/>
    <w:rsid w:val="00E6449C"/>
    <w:rsid w:val="00E645B8"/>
    <w:rsid w:val="00E654CF"/>
    <w:rsid w:val="00E665C5"/>
    <w:rsid w:val="00E7117E"/>
    <w:rsid w:val="00E72ACD"/>
    <w:rsid w:val="00E7352F"/>
    <w:rsid w:val="00E73B02"/>
    <w:rsid w:val="00E746F3"/>
    <w:rsid w:val="00E74829"/>
    <w:rsid w:val="00E80E5E"/>
    <w:rsid w:val="00E81472"/>
    <w:rsid w:val="00E815F9"/>
    <w:rsid w:val="00E82C2D"/>
    <w:rsid w:val="00E8594E"/>
    <w:rsid w:val="00E85AC6"/>
    <w:rsid w:val="00E901E3"/>
    <w:rsid w:val="00E91AEF"/>
    <w:rsid w:val="00E92274"/>
    <w:rsid w:val="00E92FBE"/>
    <w:rsid w:val="00E93505"/>
    <w:rsid w:val="00E96B3C"/>
    <w:rsid w:val="00EA092A"/>
    <w:rsid w:val="00EA0B41"/>
    <w:rsid w:val="00EA2B88"/>
    <w:rsid w:val="00EA5091"/>
    <w:rsid w:val="00EA5E72"/>
    <w:rsid w:val="00EA77D6"/>
    <w:rsid w:val="00EA7FD7"/>
    <w:rsid w:val="00EB0C63"/>
    <w:rsid w:val="00EB0D77"/>
    <w:rsid w:val="00EB1916"/>
    <w:rsid w:val="00EB5A55"/>
    <w:rsid w:val="00EB7742"/>
    <w:rsid w:val="00EB7CDC"/>
    <w:rsid w:val="00EC4139"/>
    <w:rsid w:val="00EC41D1"/>
    <w:rsid w:val="00EC726D"/>
    <w:rsid w:val="00ED07B7"/>
    <w:rsid w:val="00ED0855"/>
    <w:rsid w:val="00ED08AE"/>
    <w:rsid w:val="00ED12F2"/>
    <w:rsid w:val="00ED2C67"/>
    <w:rsid w:val="00ED32DE"/>
    <w:rsid w:val="00ED3668"/>
    <w:rsid w:val="00ED3A0B"/>
    <w:rsid w:val="00ED658D"/>
    <w:rsid w:val="00EE2FDA"/>
    <w:rsid w:val="00EE3A83"/>
    <w:rsid w:val="00EE4064"/>
    <w:rsid w:val="00EE55D2"/>
    <w:rsid w:val="00EE69BD"/>
    <w:rsid w:val="00EF01D0"/>
    <w:rsid w:val="00EF2932"/>
    <w:rsid w:val="00EF329A"/>
    <w:rsid w:val="00EF35F9"/>
    <w:rsid w:val="00F00849"/>
    <w:rsid w:val="00F00A00"/>
    <w:rsid w:val="00F01423"/>
    <w:rsid w:val="00F02310"/>
    <w:rsid w:val="00F0410F"/>
    <w:rsid w:val="00F052E0"/>
    <w:rsid w:val="00F07103"/>
    <w:rsid w:val="00F07AF2"/>
    <w:rsid w:val="00F07B2F"/>
    <w:rsid w:val="00F14726"/>
    <w:rsid w:val="00F1591E"/>
    <w:rsid w:val="00F15DE1"/>
    <w:rsid w:val="00F16AFA"/>
    <w:rsid w:val="00F2494F"/>
    <w:rsid w:val="00F26D1F"/>
    <w:rsid w:val="00F303E3"/>
    <w:rsid w:val="00F30557"/>
    <w:rsid w:val="00F33F07"/>
    <w:rsid w:val="00F33F61"/>
    <w:rsid w:val="00F352DB"/>
    <w:rsid w:val="00F35791"/>
    <w:rsid w:val="00F37EF1"/>
    <w:rsid w:val="00F429F7"/>
    <w:rsid w:val="00F44BB1"/>
    <w:rsid w:val="00F451E8"/>
    <w:rsid w:val="00F47D48"/>
    <w:rsid w:val="00F519A3"/>
    <w:rsid w:val="00F53070"/>
    <w:rsid w:val="00F535FD"/>
    <w:rsid w:val="00F56156"/>
    <w:rsid w:val="00F60834"/>
    <w:rsid w:val="00F6642B"/>
    <w:rsid w:val="00F66DA5"/>
    <w:rsid w:val="00F7262E"/>
    <w:rsid w:val="00F7278B"/>
    <w:rsid w:val="00F7312A"/>
    <w:rsid w:val="00F7511F"/>
    <w:rsid w:val="00F7517C"/>
    <w:rsid w:val="00F76721"/>
    <w:rsid w:val="00F768DA"/>
    <w:rsid w:val="00F76953"/>
    <w:rsid w:val="00F76F36"/>
    <w:rsid w:val="00F8087C"/>
    <w:rsid w:val="00F80F91"/>
    <w:rsid w:val="00F81AD7"/>
    <w:rsid w:val="00F820EB"/>
    <w:rsid w:val="00F82402"/>
    <w:rsid w:val="00F8354A"/>
    <w:rsid w:val="00F84D5B"/>
    <w:rsid w:val="00F85404"/>
    <w:rsid w:val="00F86280"/>
    <w:rsid w:val="00F872FB"/>
    <w:rsid w:val="00F904A1"/>
    <w:rsid w:val="00F91058"/>
    <w:rsid w:val="00F96AE8"/>
    <w:rsid w:val="00F979E4"/>
    <w:rsid w:val="00FA04F8"/>
    <w:rsid w:val="00FA2290"/>
    <w:rsid w:val="00FA4C60"/>
    <w:rsid w:val="00FB04B8"/>
    <w:rsid w:val="00FB1093"/>
    <w:rsid w:val="00FB1ACD"/>
    <w:rsid w:val="00FB53E1"/>
    <w:rsid w:val="00FB5CB2"/>
    <w:rsid w:val="00FB7ECF"/>
    <w:rsid w:val="00FC0F0B"/>
    <w:rsid w:val="00FC3021"/>
    <w:rsid w:val="00FC57F8"/>
    <w:rsid w:val="00FD2538"/>
    <w:rsid w:val="00FD2F98"/>
    <w:rsid w:val="00FD2FE6"/>
    <w:rsid w:val="00FD5EC1"/>
    <w:rsid w:val="00FD642A"/>
    <w:rsid w:val="00FD75CB"/>
    <w:rsid w:val="00FD75E5"/>
    <w:rsid w:val="00FE090E"/>
    <w:rsid w:val="00FE22AE"/>
    <w:rsid w:val="00FE41B6"/>
    <w:rsid w:val="00FF3B5E"/>
    <w:rsid w:val="00FF6683"/>
    <w:rsid w:val="00FF696C"/>
    <w:rsid w:val="0316E806"/>
    <w:rsid w:val="04F8DE90"/>
    <w:rsid w:val="0785E84B"/>
    <w:rsid w:val="07AABA06"/>
    <w:rsid w:val="0844A819"/>
    <w:rsid w:val="08987358"/>
    <w:rsid w:val="0B3D4544"/>
    <w:rsid w:val="0CD01B6E"/>
    <w:rsid w:val="1053FF34"/>
    <w:rsid w:val="12FAB6F7"/>
    <w:rsid w:val="157DDB15"/>
    <w:rsid w:val="1667DC91"/>
    <w:rsid w:val="19728BE3"/>
    <w:rsid w:val="19DA0A72"/>
    <w:rsid w:val="1D0AF822"/>
    <w:rsid w:val="1E52745D"/>
    <w:rsid w:val="22C3CCF0"/>
    <w:rsid w:val="22EBBA85"/>
    <w:rsid w:val="2384E24F"/>
    <w:rsid w:val="244C8053"/>
    <w:rsid w:val="24D27CBB"/>
    <w:rsid w:val="259C3182"/>
    <w:rsid w:val="267B29D9"/>
    <w:rsid w:val="297168F0"/>
    <w:rsid w:val="2B508C26"/>
    <w:rsid w:val="2CEE3474"/>
    <w:rsid w:val="2E877BF4"/>
    <w:rsid w:val="2EC88677"/>
    <w:rsid w:val="30B2003A"/>
    <w:rsid w:val="316B8ABB"/>
    <w:rsid w:val="32869C09"/>
    <w:rsid w:val="3319EA84"/>
    <w:rsid w:val="3498D546"/>
    <w:rsid w:val="34D9565B"/>
    <w:rsid w:val="362B14F3"/>
    <w:rsid w:val="36B2A5C1"/>
    <w:rsid w:val="3BBEB516"/>
    <w:rsid w:val="3BCF807B"/>
    <w:rsid w:val="3E26048F"/>
    <w:rsid w:val="3EC7DB00"/>
    <w:rsid w:val="41FC4252"/>
    <w:rsid w:val="42F9680B"/>
    <w:rsid w:val="44A1B7A0"/>
    <w:rsid w:val="4992B311"/>
    <w:rsid w:val="52A5B7D9"/>
    <w:rsid w:val="532CBC68"/>
    <w:rsid w:val="550987BF"/>
    <w:rsid w:val="56C14158"/>
    <w:rsid w:val="5A140334"/>
    <w:rsid w:val="5E07562E"/>
    <w:rsid w:val="5E0D2F98"/>
    <w:rsid w:val="5E62EB8A"/>
    <w:rsid w:val="5F72BAEE"/>
    <w:rsid w:val="605BACC0"/>
    <w:rsid w:val="62313E8F"/>
    <w:rsid w:val="6311B4AF"/>
    <w:rsid w:val="63F6EFFF"/>
    <w:rsid w:val="68708F5D"/>
    <w:rsid w:val="68B4750A"/>
    <w:rsid w:val="690F4663"/>
    <w:rsid w:val="692E0C7F"/>
    <w:rsid w:val="6951624C"/>
    <w:rsid w:val="6C709B6A"/>
    <w:rsid w:val="6CD75595"/>
    <w:rsid w:val="6EC878BA"/>
    <w:rsid w:val="711B6B1E"/>
    <w:rsid w:val="7286006C"/>
    <w:rsid w:val="73969DA9"/>
    <w:rsid w:val="73A4E89F"/>
    <w:rsid w:val="73C4C01A"/>
    <w:rsid w:val="74B9A415"/>
    <w:rsid w:val="78C32E4D"/>
    <w:rsid w:val="79A34E74"/>
    <w:rsid w:val="7BBCFBC3"/>
    <w:rsid w:val="7C7D4C9B"/>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ddd674,#eda95a,#babd5a,#64b9e4,#ccc,#408f9a,#b48062,#fdd167"/>
    </o:shapedefaults>
    <o:shapelayout v:ext="edit">
      <o:idmap v:ext="edit" data="2"/>
    </o:shapelayout>
  </w:shapeDefaults>
  <w:decimalSymbol w:val="."/>
  <w:listSeparator w:val=","/>
  <w14:docId w14:val="56E6CD14"/>
  <w15:docId w15:val="{2B2261C9-702F-4A6F-8846-07EC9B4C0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Times New Roman"/>
        <w:sz w:val="22"/>
        <w:szCs w:val="22"/>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32F0"/>
    <w:pPr>
      <w:spacing w:after="120" w:line="300" w:lineRule="atLeast"/>
    </w:pPr>
  </w:style>
  <w:style w:type="paragraph" w:styleId="Heading1">
    <w:name w:val="heading 1"/>
    <w:aliases w:val="H1"/>
    <w:basedOn w:val="Normal"/>
    <w:next w:val="BodyText"/>
    <w:qFormat/>
    <w:rsid w:val="00233EB0"/>
    <w:pPr>
      <w:keepNext/>
      <w:pageBreakBefore/>
      <w:numPr>
        <w:numId w:val="3"/>
      </w:numPr>
      <w:spacing w:before="480" w:after="400" w:line="624" w:lineRule="atLeast"/>
      <w:outlineLvl w:val="0"/>
    </w:pPr>
    <w:rPr>
      <w:rFonts w:cs="Arial"/>
      <w:color w:val="E20074"/>
      <w:kern w:val="32"/>
      <w:sz w:val="38"/>
      <w:szCs w:val="32"/>
    </w:rPr>
  </w:style>
  <w:style w:type="paragraph" w:styleId="Heading2">
    <w:name w:val="heading 2"/>
    <w:aliases w:val="H2"/>
    <w:basedOn w:val="Normal"/>
    <w:next w:val="BodyText"/>
    <w:qFormat/>
    <w:rsid w:val="00233EB0"/>
    <w:pPr>
      <w:keepNext/>
      <w:numPr>
        <w:ilvl w:val="1"/>
        <w:numId w:val="3"/>
      </w:numPr>
      <w:spacing w:before="240" w:after="240" w:line="400" w:lineRule="atLeast"/>
      <w:outlineLvl w:val="1"/>
    </w:pPr>
    <w:rPr>
      <w:rFonts w:cs="Arial"/>
      <w:kern w:val="30"/>
      <w:sz w:val="30"/>
    </w:rPr>
  </w:style>
  <w:style w:type="paragraph" w:styleId="Heading3">
    <w:name w:val="heading 3"/>
    <w:aliases w:val="H3"/>
    <w:basedOn w:val="Normal"/>
    <w:next w:val="BodyText"/>
    <w:qFormat/>
    <w:rsid w:val="00233EB0"/>
    <w:pPr>
      <w:keepNext/>
      <w:numPr>
        <w:ilvl w:val="2"/>
        <w:numId w:val="3"/>
      </w:numPr>
      <w:spacing w:before="240" w:after="180" w:line="360" w:lineRule="atLeast"/>
      <w:outlineLvl w:val="2"/>
    </w:pPr>
    <w:rPr>
      <w:rFonts w:cs="Arial"/>
      <w:kern w:val="28"/>
      <w:sz w:val="28"/>
      <w:szCs w:val="26"/>
    </w:rPr>
  </w:style>
  <w:style w:type="paragraph" w:styleId="Heading4">
    <w:name w:val="heading 4"/>
    <w:basedOn w:val="Normal"/>
    <w:next w:val="BodyText"/>
    <w:link w:val="Heading4Char"/>
    <w:qFormat/>
    <w:rsid w:val="00233EB0"/>
    <w:pPr>
      <w:keepNext/>
      <w:numPr>
        <w:ilvl w:val="3"/>
        <w:numId w:val="3"/>
      </w:numPr>
      <w:spacing w:before="180" w:line="320" w:lineRule="atLeast"/>
      <w:outlineLvl w:val="3"/>
    </w:pPr>
    <w:rPr>
      <w:rFonts w:cs="Arial"/>
      <w:b/>
      <w:kern w:val="24"/>
      <w:sz w:val="24"/>
      <w:szCs w:val="30"/>
    </w:rPr>
  </w:style>
  <w:style w:type="paragraph" w:styleId="Heading5">
    <w:name w:val="heading 5"/>
    <w:basedOn w:val="Normal"/>
    <w:next w:val="BodyText"/>
    <w:qFormat/>
    <w:rsid w:val="005D1008"/>
    <w:pPr>
      <w:keepNext/>
      <w:numPr>
        <w:ilvl w:val="4"/>
        <w:numId w:val="3"/>
      </w:numPr>
      <w:spacing w:before="180"/>
      <w:outlineLvl w:val="4"/>
    </w:pPr>
    <w:rPr>
      <w:rFonts w:cs="Arial"/>
      <w:b/>
      <w:kern w:val="22"/>
    </w:rPr>
  </w:style>
  <w:style w:type="paragraph" w:styleId="Heading6">
    <w:name w:val="heading 6"/>
    <w:basedOn w:val="Normal"/>
    <w:next w:val="BodyText"/>
    <w:qFormat/>
    <w:rsid w:val="00B22980"/>
    <w:pPr>
      <w:keepNext/>
      <w:numPr>
        <w:ilvl w:val="5"/>
        <w:numId w:val="3"/>
      </w:numPr>
      <w:spacing w:before="140"/>
      <w:outlineLvl w:val="5"/>
    </w:pPr>
    <w:rPr>
      <w:rFonts w:cs="Arial"/>
      <w:b/>
      <w:kern w:val="22"/>
    </w:rPr>
  </w:style>
  <w:style w:type="paragraph" w:styleId="Heading7">
    <w:name w:val="heading 7"/>
    <w:basedOn w:val="Normal"/>
    <w:next w:val="BodyText"/>
    <w:qFormat/>
    <w:rsid w:val="00B46956"/>
    <w:pPr>
      <w:keepNext/>
      <w:numPr>
        <w:ilvl w:val="6"/>
        <w:numId w:val="3"/>
      </w:numPr>
      <w:spacing w:before="140"/>
      <w:outlineLvl w:val="6"/>
    </w:pPr>
    <w:rPr>
      <w:rFonts w:cs="Arial"/>
      <w:b/>
      <w:kern w:val="22"/>
    </w:rPr>
  </w:style>
  <w:style w:type="paragraph" w:styleId="Heading8">
    <w:name w:val="heading 8"/>
    <w:basedOn w:val="Normal"/>
    <w:next w:val="BodyText"/>
    <w:qFormat/>
    <w:rsid w:val="0043527E"/>
    <w:pPr>
      <w:keepNext/>
      <w:numPr>
        <w:ilvl w:val="7"/>
        <w:numId w:val="3"/>
      </w:numPr>
      <w:spacing w:before="140"/>
      <w:outlineLvl w:val="7"/>
    </w:pPr>
    <w:rPr>
      <w:rFonts w:cs="Arial"/>
      <w:b/>
      <w:kern w:val="22"/>
    </w:rPr>
  </w:style>
  <w:style w:type="paragraph" w:styleId="Heading9">
    <w:name w:val="heading 9"/>
    <w:basedOn w:val="Normal"/>
    <w:next w:val="BodyText"/>
    <w:qFormat/>
    <w:rsid w:val="0043527E"/>
    <w:pPr>
      <w:keepNext/>
      <w:numPr>
        <w:ilvl w:val="8"/>
        <w:numId w:val="3"/>
      </w:numPr>
      <w:spacing w:before="140"/>
      <w:outlineLvl w:val="8"/>
    </w:pPr>
    <w:rPr>
      <w:rFonts w:cs="Arial"/>
      <w:b/>
      <w:kern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B47E7"/>
    <w:pPr>
      <w:jc w:val="both"/>
    </w:pPr>
    <w:rPr>
      <w:szCs w:val="24"/>
    </w:rPr>
  </w:style>
  <w:style w:type="character" w:customStyle="1" w:styleId="BodyTextChar">
    <w:name w:val="Body Text Char"/>
    <w:basedOn w:val="DefaultParagraphFont"/>
    <w:link w:val="BodyText"/>
    <w:rsid w:val="004B47E7"/>
    <w:rPr>
      <w:szCs w:val="24"/>
    </w:rPr>
  </w:style>
  <w:style w:type="table" w:styleId="TableGrid">
    <w:name w:val="Table Grid"/>
    <w:basedOn w:val="TableNormal"/>
    <w:rsid w:val="00F820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batimZchn">
    <w:name w:val="Verbatim Zchn"/>
    <w:basedOn w:val="BodyTextChar"/>
    <w:link w:val="Verbatim"/>
    <w:rsid w:val="00B46956"/>
    <w:rPr>
      <w:rFonts w:ascii="Courier New" w:eastAsia="SimSun" w:hAnsi="Courier New"/>
      <w:sz w:val="22"/>
      <w:szCs w:val="24"/>
      <w:lang w:val="de-DE" w:eastAsia="de-DE" w:bidi="ar-SA"/>
    </w:rPr>
  </w:style>
  <w:style w:type="paragraph" w:customStyle="1" w:styleId="Verbatim">
    <w:name w:val="Verbatim"/>
    <w:basedOn w:val="BodyText"/>
    <w:link w:val="VerbatimZchn"/>
    <w:rsid w:val="00B46956"/>
    <w:pPr>
      <w:keepLines/>
      <w:suppressAutoHyphens/>
      <w:ind w:left="567"/>
      <w:jc w:val="left"/>
    </w:pPr>
    <w:rPr>
      <w:rFonts w:ascii="Courier New" w:hAnsi="Courier New"/>
      <w:sz w:val="20"/>
    </w:rPr>
  </w:style>
  <w:style w:type="character" w:customStyle="1" w:styleId="TOCHeading1ZchnZchn">
    <w:name w:val="TOC Heading 1 Zchn Zchn"/>
    <w:basedOn w:val="DefaultParagraphFont"/>
    <w:link w:val="TOCHeading1"/>
    <w:rsid w:val="004E6F4A"/>
    <w:rPr>
      <w:rFonts w:ascii="Arial" w:eastAsia="SimSun" w:hAnsi="Arial" w:cs="Tahoma"/>
      <w:color w:val="E20074"/>
      <w:kern w:val="32"/>
      <w:sz w:val="38"/>
      <w:szCs w:val="32"/>
      <w:lang w:val="de-DE" w:eastAsia="de-DE" w:bidi="ar-SA"/>
    </w:rPr>
  </w:style>
  <w:style w:type="paragraph" w:customStyle="1" w:styleId="TOCHeading1">
    <w:name w:val="TOC Heading 1"/>
    <w:basedOn w:val="Heading1"/>
    <w:next w:val="BodyText"/>
    <w:link w:val="TOCHeading1ZchnZchn"/>
    <w:rsid w:val="00B46956"/>
    <w:pPr>
      <w:numPr>
        <w:numId w:val="0"/>
      </w:numPr>
    </w:pPr>
    <w:rPr>
      <w:rFonts w:cs="Tahoma"/>
    </w:rPr>
  </w:style>
  <w:style w:type="table" w:customStyle="1" w:styleId="TSTable">
    <w:name w:val="TS Table"/>
    <w:basedOn w:val="TableNormal"/>
    <w:rsid w:val="005D2825"/>
    <w:pPr>
      <w:keepNext/>
      <w:keepLines/>
    </w:pPr>
    <w:tblPr>
      <w:tblBorders>
        <w:top w:val="single" w:sz="18" w:space="0" w:color="E20074"/>
        <w:bottom w:val="single" w:sz="4" w:space="0" w:color="auto"/>
        <w:insideH w:val="single" w:sz="4" w:space="0" w:color="auto"/>
      </w:tblBorders>
    </w:tblPr>
    <w:tblStylePr w:type="firstRow">
      <w:pPr>
        <w:keepNext/>
        <w:pageBreakBefore w:val="0"/>
        <w:wordWrap/>
      </w:pPr>
      <w:tblPr/>
      <w:trPr>
        <w:tblHeader/>
      </w:trPr>
    </w:tblStylePr>
  </w:style>
  <w:style w:type="paragraph" w:styleId="Title">
    <w:name w:val="Title"/>
    <w:basedOn w:val="Normal"/>
    <w:next w:val="Subtitle"/>
    <w:qFormat/>
    <w:rsid w:val="002B5554"/>
    <w:pPr>
      <w:spacing w:after="0" w:line="500" w:lineRule="atLeast"/>
      <w:outlineLvl w:val="0"/>
    </w:pPr>
    <w:rPr>
      <w:rFonts w:cs="Arial"/>
      <w:bCs/>
      <w:color w:val="E20074"/>
      <w:kern w:val="28"/>
      <w:sz w:val="57"/>
      <w:szCs w:val="32"/>
    </w:rPr>
  </w:style>
  <w:style w:type="paragraph" w:styleId="Subtitle">
    <w:name w:val="Subtitle"/>
    <w:basedOn w:val="Title"/>
    <w:next w:val="BodyText"/>
    <w:link w:val="SubtitleChar"/>
    <w:qFormat/>
    <w:rsid w:val="009B3AE3"/>
    <w:pPr>
      <w:outlineLvl w:val="1"/>
    </w:pPr>
  </w:style>
  <w:style w:type="character" w:customStyle="1" w:styleId="SubtitleChar">
    <w:name w:val="Subtitle Char"/>
    <w:basedOn w:val="DefaultParagraphFont"/>
    <w:link w:val="Subtitle"/>
    <w:rsid w:val="009B3AE3"/>
    <w:rPr>
      <w:rFonts w:cs="Arial"/>
      <w:bCs/>
      <w:color w:val="E20074"/>
      <w:kern w:val="28"/>
      <w:sz w:val="57"/>
      <w:szCs w:val="32"/>
    </w:rPr>
  </w:style>
  <w:style w:type="paragraph" w:styleId="ListBullet">
    <w:name w:val="List Bullet"/>
    <w:basedOn w:val="BodyText"/>
    <w:rsid w:val="00051453"/>
    <w:pPr>
      <w:numPr>
        <w:numId w:val="7"/>
      </w:numPr>
      <w:tabs>
        <w:tab w:val="left" w:pos="567"/>
      </w:tabs>
    </w:pPr>
  </w:style>
  <w:style w:type="table" w:styleId="TableGrid2">
    <w:name w:val="Table Grid 2"/>
    <w:basedOn w:val="TableNormal"/>
    <w:rsid w:val="00B46956"/>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customStyle="1" w:styleId="GlossaryEntryZchn">
    <w:name w:val="Glossary Entry Zchn"/>
    <w:basedOn w:val="BodyTextChar"/>
    <w:link w:val="GlossaryEntry"/>
    <w:rsid w:val="00B46956"/>
    <w:rPr>
      <w:rFonts w:ascii="Arial" w:eastAsia="SimSun" w:hAnsi="Arial"/>
      <w:sz w:val="22"/>
      <w:szCs w:val="24"/>
      <w:lang w:val="de-DE" w:eastAsia="de-DE" w:bidi="ar-SA"/>
    </w:rPr>
  </w:style>
  <w:style w:type="paragraph" w:customStyle="1" w:styleId="GlossaryEntry">
    <w:name w:val="Glossary Entry"/>
    <w:basedOn w:val="BodyText"/>
    <w:link w:val="GlossaryEntryZchn"/>
    <w:rsid w:val="00B46956"/>
    <w:pPr>
      <w:ind w:left="567" w:hanging="567"/>
    </w:pPr>
  </w:style>
  <w:style w:type="paragraph" w:styleId="BalloonText">
    <w:name w:val="Balloon Text"/>
    <w:basedOn w:val="Normal"/>
    <w:link w:val="BalloonTextChar"/>
    <w:rsid w:val="009438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9438CC"/>
    <w:rPr>
      <w:rFonts w:ascii="Tahoma" w:hAnsi="Tahoma" w:cs="Tahoma"/>
      <w:sz w:val="16"/>
      <w:szCs w:val="16"/>
    </w:rPr>
  </w:style>
  <w:style w:type="paragraph" w:styleId="DocumentMap">
    <w:name w:val="Document Map"/>
    <w:basedOn w:val="Normal"/>
    <w:semiHidden/>
    <w:rsid w:val="00B46956"/>
    <w:pPr>
      <w:shd w:val="clear" w:color="auto" w:fill="000080"/>
    </w:pPr>
    <w:rPr>
      <w:rFonts w:ascii="Tahoma" w:hAnsi="Tahoma" w:cs="Tahoma"/>
      <w:sz w:val="20"/>
      <w:szCs w:val="20"/>
    </w:rPr>
  </w:style>
  <w:style w:type="paragraph" w:customStyle="1" w:styleId="TOCHeading2">
    <w:name w:val="TOC Heading 2"/>
    <w:basedOn w:val="Heading2"/>
    <w:next w:val="BodyText"/>
    <w:rsid w:val="00B46956"/>
    <w:pPr>
      <w:numPr>
        <w:ilvl w:val="0"/>
        <w:numId w:val="0"/>
      </w:numPr>
    </w:pPr>
    <w:rPr>
      <w:szCs w:val="28"/>
    </w:rPr>
  </w:style>
  <w:style w:type="table" w:styleId="TableClassic1">
    <w:name w:val="Table Classic 1"/>
    <w:basedOn w:val="TableNormal"/>
    <w:rsid w:val="00B46956"/>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ubHeading">
    <w:name w:val="Sub Heading"/>
    <w:basedOn w:val="BodyText"/>
    <w:next w:val="BodyText"/>
    <w:rsid w:val="00C132F0"/>
    <w:pPr>
      <w:keepNext/>
      <w:spacing w:before="180"/>
    </w:pPr>
    <w:rPr>
      <w:b/>
    </w:rPr>
  </w:style>
  <w:style w:type="paragraph" w:styleId="Header">
    <w:name w:val="header"/>
    <w:basedOn w:val="Normal"/>
    <w:rsid w:val="00E665C5"/>
    <w:pPr>
      <w:tabs>
        <w:tab w:val="center" w:pos="4536"/>
        <w:tab w:val="right" w:pos="9072"/>
      </w:tabs>
    </w:pPr>
    <w:rPr>
      <w:sz w:val="18"/>
    </w:rPr>
  </w:style>
  <w:style w:type="paragraph" w:styleId="Footer">
    <w:name w:val="footer"/>
    <w:basedOn w:val="Normal"/>
    <w:link w:val="FooterChar"/>
    <w:rsid w:val="00E665C5"/>
    <w:pPr>
      <w:tabs>
        <w:tab w:val="center" w:pos="4536"/>
        <w:tab w:val="right" w:pos="9072"/>
      </w:tabs>
      <w:spacing w:after="0" w:line="240" w:lineRule="auto"/>
    </w:pPr>
    <w:rPr>
      <w:sz w:val="18"/>
    </w:rPr>
  </w:style>
  <w:style w:type="paragraph" w:styleId="BlockText">
    <w:name w:val="Block Text"/>
    <w:basedOn w:val="BodyText"/>
    <w:rsid w:val="000C0677"/>
    <w:pPr>
      <w:pBdr>
        <w:top w:val="single" w:sz="4" w:space="3" w:color="auto"/>
        <w:left w:val="single" w:sz="4" w:space="5" w:color="auto"/>
        <w:bottom w:val="single" w:sz="4" w:space="7" w:color="auto"/>
        <w:right w:val="single" w:sz="4" w:space="5" w:color="auto"/>
      </w:pBdr>
      <w:ind w:left="567" w:right="567"/>
    </w:pPr>
  </w:style>
  <w:style w:type="character" w:customStyle="1" w:styleId="ListStartZchnZchn">
    <w:name w:val="List Start Zchn Zchn"/>
    <w:basedOn w:val="BodyTextChar"/>
    <w:link w:val="ListStart"/>
    <w:rsid w:val="00B46956"/>
    <w:rPr>
      <w:color w:val="FFFFFF"/>
      <w:sz w:val="2"/>
      <w:szCs w:val="24"/>
    </w:rPr>
  </w:style>
  <w:style w:type="paragraph" w:customStyle="1" w:styleId="ListStart">
    <w:name w:val="List Start"/>
    <w:basedOn w:val="BodyText"/>
    <w:next w:val="ListNumber"/>
    <w:link w:val="ListStartZchnZchn"/>
    <w:rsid w:val="00051453"/>
    <w:pPr>
      <w:keepNext/>
      <w:numPr>
        <w:numId w:val="5"/>
      </w:numPr>
      <w:spacing w:after="0" w:line="240" w:lineRule="auto"/>
    </w:pPr>
    <w:rPr>
      <w:color w:val="FFFFFF"/>
      <w:sz w:val="2"/>
    </w:rPr>
  </w:style>
  <w:style w:type="paragraph" w:styleId="ListNumber">
    <w:name w:val="List Number"/>
    <w:basedOn w:val="BodyText"/>
    <w:rsid w:val="00051453"/>
    <w:pPr>
      <w:numPr>
        <w:ilvl w:val="1"/>
        <w:numId w:val="5"/>
      </w:numPr>
      <w:tabs>
        <w:tab w:val="left" w:pos="567"/>
      </w:tabs>
    </w:pPr>
  </w:style>
  <w:style w:type="paragraph" w:styleId="TableofFigures">
    <w:name w:val="table of figures"/>
    <w:basedOn w:val="Normal"/>
    <w:next w:val="BodyText"/>
    <w:uiPriority w:val="99"/>
    <w:rsid w:val="00B46956"/>
    <w:pPr>
      <w:spacing w:after="60"/>
      <w:ind w:left="442" w:hanging="442"/>
    </w:pPr>
  </w:style>
  <w:style w:type="paragraph" w:styleId="TOC1">
    <w:name w:val="toc 1"/>
    <w:basedOn w:val="Normal"/>
    <w:next w:val="Normal"/>
    <w:link w:val="TOC1Char"/>
    <w:autoRedefine/>
    <w:uiPriority w:val="39"/>
    <w:rsid w:val="00B46956"/>
    <w:pPr>
      <w:tabs>
        <w:tab w:val="left" w:pos="1021"/>
        <w:tab w:val="right" w:leader="dot" w:pos="8862"/>
      </w:tabs>
      <w:spacing w:before="120"/>
      <w:ind w:left="1021" w:hanging="1021"/>
    </w:pPr>
  </w:style>
  <w:style w:type="character" w:customStyle="1" w:styleId="TOC1Char">
    <w:name w:val="TOC 1 Char"/>
    <w:basedOn w:val="DefaultParagraphFont"/>
    <w:link w:val="TOC1"/>
    <w:rsid w:val="00B46956"/>
    <w:rPr>
      <w:rFonts w:ascii="Arial" w:eastAsia="SimSun" w:hAnsi="Arial"/>
      <w:sz w:val="22"/>
      <w:szCs w:val="24"/>
      <w:lang w:val="de-DE" w:eastAsia="de-DE" w:bidi="ar-SA"/>
    </w:rPr>
  </w:style>
  <w:style w:type="paragraph" w:styleId="TOC2">
    <w:name w:val="toc 2"/>
    <w:basedOn w:val="Normal"/>
    <w:next w:val="Normal"/>
    <w:autoRedefine/>
    <w:uiPriority w:val="39"/>
    <w:rsid w:val="00B46956"/>
    <w:pPr>
      <w:tabs>
        <w:tab w:val="left" w:pos="1021"/>
        <w:tab w:val="right" w:leader="dot" w:pos="8863"/>
      </w:tabs>
      <w:ind w:left="1021" w:hanging="1021"/>
    </w:pPr>
  </w:style>
  <w:style w:type="paragraph" w:styleId="TOC3">
    <w:name w:val="toc 3"/>
    <w:basedOn w:val="Normal"/>
    <w:next w:val="Normal"/>
    <w:autoRedefine/>
    <w:uiPriority w:val="39"/>
    <w:rsid w:val="00B46956"/>
    <w:pPr>
      <w:tabs>
        <w:tab w:val="left" w:pos="1021"/>
        <w:tab w:val="right" w:leader="dot" w:pos="8863"/>
      </w:tabs>
      <w:ind w:left="1021" w:hanging="1021"/>
    </w:pPr>
  </w:style>
  <w:style w:type="paragraph" w:styleId="TOC4">
    <w:name w:val="toc 4"/>
    <w:basedOn w:val="Normal"/>
    <w:next w:val="Normal"/>
    <w:autoRedefine/>
    <w:rsid w:val="00B46956"/>
  </w:style>
  <w:style w:type="paragraph" w:styleId="TOC5">
    <w:name w:val="toc 5"/>
    <w:basedOn w:val="Normal"/>
    <w:next w:val="Normal"/>
    <w:autoRedefine/>
    <w:rsid w:val="00B46956"/>
  </w:style>
  <w:style w:type="paragraph" w:customStyle="1" w:styleId="Indexberschrift2">
    <w:name w:val="Indexüberschrift 2"/>
    <w:basedOn w:val="TOCHeading2"/>
    <w:next w:val="BlockText"/>
    <w:rsid w:val="00BD32E8"/>
  </w:style>
  <w:style w:type="paragraph" w:styleId="IndexHeading">
    <w:name w:val="index heading"/>
    <w:aliases w:val="IH1"/>
    <w:basedOn w:val="TOCHeading1"/>
    <w:next w:val="BlockText"/>
    <w:rsid w:val="002C3D9D"/>
    <w:rPr>
      <w:rFonts w:cs="Arial"/>
      <w:bCs/>
    </w:rPr>
  </w:style>
  <w:style w:type="character" w:styleId="PageNumber">
    <w:name w:val="page number"/>
    <w:basedOn w:val="DefaultParagraphFont"/>
    <w:rsid w:val="00ED12F2"/>
    <w:rPr>
      <w:sz w:val="26"/>
    </w:rPr>
  </w:style>
  <w:style w:type="character" w:styleId="Hyperlink">
    <w:name w:val="Hyperlink"/>
    <w:basedOn w:val="DefaultParagraphFont"/>
    <w:uiPriority w:val="99"/>
    <w:rsid w:val="00B46956"/>
    <w:rPr>
      <w:color w:val="0000FF"/>
      <w:u w:val="single"/>
    </w:rPr>
  </w:style>
  <w:style w:type="table" w:styleId="TableGrid1">
    <w:name w:val="Table Grid 1"/>
    <w:basedOn w:val="TableNormal"/>
    <w:rsid w:val="00B4695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Caption">
    <w:name w:val="caption"/>
    <w:basedOn w:val="Normal"/>
    <w:next w:val="BodyText"/>
    <w:qFormat/>
    <w:rsid w:val="00B46956"/>
    <w:pPr>
      <w:spacing w:before="120" w:after="240"/>
      <w:contextualSpacing/>
    </w:pPr>
    <w:rPr>
      <w:bCs/>
      <w:sz w:val="14"/>
      <w:szCs w:val="20"/>
    </w:rPr>
  </w:style>
  <w:style w:type="paragraph" w:styleId="FootnoteText">
    <w:name w:val="footnote text"/>
    <w:basedOn w:val="Normal"/>
    <w:rsid w:val="00B46956"/>
    <w:rPr>
      <w:sz w:val="20"/>
      <w:szCs w:val="20"/>
    </w:rPr>
  </w:style>
  <w:style w:type="character" w:styleId="FootnoteReference">
    <w:name w:val="footnote reference"/>
    <w:basedOn w:val="DefaultParagraphFont"/>
    <w:rsid w:val="00B46956"/>
    <w:rPr>
      <w:vertAlign w:val="superscript"/>
    </w:rPr>
  </w:style>
  <w:style w:type="paragraph" w:customStyle="1" w:styleId="AppendixHeading1">
    <w:name w:val="Appendix Heading 1"/>
    <w:basedOn w:val="Heading1"/>
    <w:next w:val="BodyText"/>
    <w:link w:val="AppendixHeading1Zchn"/>
    <w:rsid w:val="00A475C0"/>
    <w:pPr>
      <w:numPr>
        <w:numId w:val="4"/>
      </w:numPr>
    </w:pPr>
  </w:style>
  <w:style w:type="character" w:customStyle="1" w:styleId="AppendixHeading1Zchn">
    <w:name w:val="Appendix Heading 1 Zchn"/>
    <w:basedOn w:val="DefaultParagraphFont"/>
    <w:link w:val="AppendixHeading1"/>
    <w:rsid w:val="00A475C0"/>
    <w:rPr>
      <w:rFonts w:cs="Arial"/>
      <w:color w:val="E20074"/>
      <w:kern w:val="32"/>
      <w:sz w:val="38"/>
      <w:szCs w:val="32"/>
    </w:rPr>
  </w:style>
  <w:style w:type="paragraph" w:customStyle="1" w:styleId="AppendixHeading2">
    <w:name w:val="Appendix Heading 2"/>
    <w:basedOn w:val="Heading2"/>
    <w:next w:val="BodyText"/>
    <w:link w:val="AppendixHeading2ZchnZchn"/>
    <w:rsid w:val="00B46956"/>
    <w:pPr>
      <w:numPr>
        <w:numId w:val="4"/>
      </w:numPr>
    </w:pPr>
  </w:style>
  <w:style w:type="character" w:customStyle="1" w:styleId="AppendixHeading2ZchnZchn">
    <w:name w:val="Appendix Heading 2 Zchn Zchn"/>
    <w:basedOn w:val="DefaultParagraphFont"/>
    <w:link w:val="AppendixHeading2"/>
    <w:rsid w:val="004E6F4A"/>
    <w:rPr>
      <w:rFonts w:cs="Arial"/>
      <w:kern w:val="30"/>
      <w:sz w:val="30"/>
    </w:rPr>
  </w:style>
  <w:style w:type="paragraph" w:customStyle="1" w:styleId="AppendixHeading3">
    <w:name w:val="Appendix Heading 3"/>
    <w:basedOn w:val="Heading3"/>
    <w:next w:val="BodyText"/>
    <w:link w:val="AppendixHeading3ZchnZchn"/>
    <w:rsid w:val="00B46956"/>
    <w:pPr>
      <w:numPr>
        <w:numId w:val="4"/>
      </w:numPr>
    </w:pPr>
  </w:style>
  <w:style w:type="character" w:customStyle="1" w:styleId="AppendixHeading3ZchnZchn">
    <w:name w:val="Appendix Heading 3 Zchn Zchn"/>
    <w:basedOn w:val="DefaultParagraphFont"/>
    <w:link w:val="AppendixHeading3"/>
    <w:rsid w:val="004E6F4A"/>
    <w:rPr>
      <w:rFonts w:cs="Arial"/>
      <w:kern w:val="28"/>
      <w:sz w:val="28"/>
      <w:szCs w:val="26"/>
    </w:rPr>
  </w:style>
  <w:style w:type="paragraph" w:customStyle="1" w:styleId="AppendixHeading4">
    <w:name w:val="Appendix Heading 4"/>
    <w:basedOn w:val="Heading4"/>
    <w:next w:val="BodyText"/>
    <w:rsid w:val="00B46956"/>
    <w:pPr>
      <w:numPr>
        <w:numId w:val="4"/>
      </w:numPr>
    </w:pPr>
  </w:style>
  <w:style w:type="paragraph" w:customStyle="1" w:styleId="AppendixHeading5">
    <w:name w:val="Appendix Heading 5"/>
    <w:basedOn w:val="Heading5"/>
    <w:next w:val="BodyText"/>
    <w:rsid w:val="005D1008"/>
    <w:pPr>
      <w:numPr>
        <w:numId w:val="4"/>
      </w:numPr>
    </w:pPr>
  </w:style>
  <w:style w:type="paragraph" w:styleId="ListContinue">
    <w:name w:val="List Continue"/>
    <w:basedOn w:val="BodyText"/>
    <w:rsid w:val="00051453"/>
    <w:pPr>
      <w:numPr>
        <w:numId w:val="6"/>
      </w:numPr>
    </w:pPr>
  </w:style>
  <w:style w:type="paragraph" w:styleId="ListContinue2">
    <w:name w:val="List Continue 2"/>
    <w:basedOn w:val="BodyText"/>
    <w:rsid w:val="00051453"/>
    <w:pPr>
      <w:numPr>
        <w:ilvl w:val="1"/>
        <w:numId w:val="6"/>
      </w:numPr>
    </w:pPr>
  </w:style>
  <w:style w:type="paragraph" w:styleId="ListContinue3">
    <w:name w:val="List Continue 3"/>
    <w:basedOn w:val="BodyText"/>
    <w:rsid w:val="00051453"/>
    <w:pPr>
      <w:numPr>
        <w:ilvl w:val="2"/>
        <w:numId w:val="6"/>
      </w:numPr>
    </w:pPr>
  </w:style>
  <w:style w:type="paragraph" w:styleId="ListContinue4">
    <w:name w:val="List Continue 4"/>
    <w:basedOn w:val="BodyText"/>
    <w:rsid w:val="00051453"/>
    <w:pPr>
      <w:numPr>
        <w:ilvl w:val="3"/>
        <w:numId w:val="6"/>
      </w:numPr>
    </w:pPr>
  </w:style>
  <w:style w:type="paragraph" w:styleId="ListContinue5">
    <w:name w:val="List Continue 5"/>
    <w:basedOn w:val="BodyText"/>
    <w:rsid w:val="00051453"/>
    <w:pPr>
      <w:numPr>
        <w:ilvl w:val="4"/>
        <w:numId w:val="6"/>
      </w:numPr>
    </w:pPr>
  </w:style>
  <w:style w:type="paragraph" w:styleId="ListNumber2">
    <w:name w:val="List Number 2"/>
    <w:basedOn w:val="BodyText"/>
    <w:rsid w:val="00051453"/>
    <w:pPr>
      <w:numPr>
        <w:ilvl w:val="2"/>
        <w:numId w:val="5"/>
      </w:numPr>
      <w:tabs>
        <w:tab w:val="left" w:pos="1077"/>
      </w:tabs>
    </w:pPr>
  </w:style>
  <w:style w:type="paragraph" w:styleId="ListNumber3">
    <w:name w:val="List Number 3"/>
    <w:basedOn w:val="BodyText"/>
    <w:rsid w:val="00051453"/>
    <w:pPr>
      <w:numPr>
        <w:ilvl w:val="3"/>
        <w:numId w:val="5"/>
      </w:numPr>
      <w:tabs>
        <w:tab w:val="left" w:pos="1587"/>
      </w:tabs>
    </w:pPr>
  </w:style>
  <w:style w:type="paragraph" w:styleId="ListNumber4">
    <w:name w:val="List Number 4"/>
    <w:basedOn w:val="BodyText"/>
    <w:rsid w:val="00051453"/>
    <w:pPr>
      <w:numPr>
        <w:ilvl w:val="4"/>
        <w:numId w:val="5"/>
      </w:numPr>
      <w:tabs>
        <w:tab w:val="left" w:pos="2098"/>
      </w:tabs>
    </w:pPr>
  </w:style>
  <w:style w:type="paragraph" w:styleId="ListNumber5">
    <w:name w:val="List Number 5"/>
    <w:basedOn w:val="BodyText"/>
    <w:rsid w:val="00051453"/>
    <w:pPr>
      <w:numPr>
        <w:ilvl w:val="5"/>
        <w:numId w:val="5"/>
      </w:numPr>
      <w:tabs>
        <w:tab w:val="left" w:pos="2608"/>
      </w:tabs>
    </w:pPr>
  </w:style>
  <w:style w:type="paragraph" w:styleId="ListBullet2">
    <w:name w:val="List Bullet 2"/>
    <w:basedOn w:val="BodyText"/>
    <w:rsid w:val="00051453"/>
    <w:pPr>
      <w:numPr>
        <w:ilvl w:val="1"/>
        <w:numId w:val="7"/>
      </w:numPr>
      <w:tabs>
        <w:tab w:val="left" w:pos="1077"/>
      </w:tabs>
    </w:pPr>
  </w:style>
  <w:style w:type="paragraph" w:styleId="ListBullet3">
    <w:name w:val="List Bullet 3"/>
    <w:basedOn w:val="BodyText"/>
    <w:rsid w:val="00051453"/>
    <w:pPr>
      <w:numPr>
        <w:ilvl w:val="2"/>
        <w:numId w:val="7"/>
      </w:numPr>
      <w:tabs>
        <w:tab w:val="left" w:pos="1587"/>
      </w:tabs>
    </w:pPr>
  </w:style>
  <w:style w:type="paragraph" w:styleId="ListBullet4">
    <w:name w:val="List Bullet 4"/>
    <w:basedOn w:val="BodyText"/>
    <w:rsid w:val="00051453"/>
    <w:pPr>
      <w:numPr>
        <w:ilvl w:val="3"/>
        <w:numId w:val="7"/>
      </w:numPr>
      <w:tabs>
        <w:tab w:val="left" w:pos="2098"/>
      </w:tabs>
    </w:pPr>
  </w:style>
  <w:style w:type="paragraph" w:styleId="ListBullet5">
    <w:name w:val="List Bullet 5"/>
    <w:basedOn w:val="BodyText"/>
    <w:rsid w:val="00051453"/>
    <w:pPr>
      <w:numPr>
        <w:ilvl w:val="4"/>
        <w:numId w:val="7"/>
      </w:numPr>
      <w:tabs>
        <w:tab w:val="left" w:pos="2608"/>
      </w:tabs>
    </w:pPr>
  </w:style>
  <w:style w:type="paragraph" w:customStyle="1" w:styleId="TableText">
    <w:name w:val="Table Text"/>
    <w:basedOn w:val="Normal"/>
    <w:rsid w:val="0043264E"/>
    <w:pPr>
      <w:keepLines/>
      <w:spacing w:before="60" w:after="60"/>
    </w:pPr>
  </w:style>
  <w:style w:type="paragraph" w:customStyle="1" w:styleId="TableHeading">
    <w:name w:val="Table Heading"/>
    <w:basedOn w:val="TableText"/>
    <w:rsid w:val="0043264E"/>
    <w:pPr>
      <w:keepNext/>
    </w:pPr>
    <w:rPr>
      <w:bCs/>
    </w:rPr>
  </w:style>
  <w:style w:type="paragraph" w:customStyle="1" w:styleId="TableLead">
    <w:name w:val="Table Lead"/>
    <w:basedOn w:val="Normal"/>
    <w:next w:val="Caption"/>
    <w:rsid w:val="00687554"/>
    <w:pPr>
      <w:keepNext/>
      <w:keepLines/>
      <w:spacing w:after="0" w:line="200" w:lineRule="atLeast"/>
    </w:pPr>
    <w:rPr>
      <w:sz w:val="20"/>
    </w:rPr>
  </w:style>
  <w:style w:type="paragraph" w:customStyle="1" w:styleId="TableLabel">
    <w:name w:val="Table Label"/>
    <w:basedOn w:val="TableText"/>
    <w:rsid w:val="00B46956"/>
    <w:rPr>
      <w:bCs/>
      <w:i/>
      <w:iCs/>
    </w:rPr>
  </w:style>
  <w:style w:type="character" w:customStyle="1" w:styleId="Majuscules">
    <w:name w:val="Majuscules"/>
    <w:basedOn w:val="DefaultParagraphFont"/>
    <w:rsid w:val="00B46956"/>
    <w:rPr>
      <w:caps/>
      <w:spacing w:val="10"/>
      <w:sz w:val="20"/>
    </w:rPr>
  </w:style>
  <w:style w:type="character" w:customStyle="1" w:styleId="Run-in">
    <w:name w:val="Run-in"/>
    <w:basedOn w:val="Strong"/>
    <w:rsid w:val="00D65156"/>
    <w:rPr>
      <w:rFonts w:ascii="Arial" w:hAnsi="Arial" w:cs="Arial"/>
      <w:b/>
      <w:bCs w:val="0"/>
      <w:bdr w:val="none" w:sz="0" w:space="0" w:color="auto"/>
    </w:rPr>
  </w:style>
  <w:style w:type="character" w:styleId="Strong">
    <w:name w:val="Strong"/>
    <w:basedOn w:val="DefaultParagraphFont"/>
    <w:qFormat/>
    <w:rsid w:val="00B46956"/>
    <w:rPr>
      <w:b/>
      <w:bCs/>
    </w:rPr>
  </w:style>
  <w:style w:type="character" w:customStyle="1" w:styleId="Italic">
    <w:name w:val="Italic"/>
    <w:basedOn w:val="DefaultParagraphFont"/>
    <w:rsid w:val="00B46956"/>
    <w:rPr>
      <w:i/>
    </w:rPr>
  </w:style>
  <w:style w:type="character" w:styleId="HTMLCode">
    <w:name w:val="HTML Code"/>
    <w:basedOn w:val="DefaultParagraphFont"/>
    <w:rsid w:val="00B46956"/>
    <w:rPr>
      <w:rFonts w:ascii="Courier New" w:hAnsi="Courier New"/>
      <w:spacing w:val="-10"/>
      <w:sz w:val="22"/>
      <w:szCs w:val="20"/>
    </w:rPr>
  </w:style>
  <w:style w:type="character" w:styleId="Emphasis">
    <w:name w:val="Emphasis"/>
    <w:basedOn w:val="DefaultParagraphFont"/>
    <w:qFormat/>
    <w:rsid w:val="009529AD"/>
    <w:rPr>
      <w:i/>
      <w:iCs/>
    </w:rPr>
  </w:style>
  <w:style w:type="paragraph" w:customStyle="1" w:styleId="Figure">
    <w:name w:val="Figure"/>
    <w:basedOn w:val="Normal"/>
    <w:next w:val="Caption"/>
    <w:rsid w:val="002F4264"/>
    <w:pPr>
      <w:keepNext/>
      <w:spacing w:before="240"/>
    </w:pPr>
  </w:style>
  <w:style w:type="character" w:customStyle="1" w:styleId="FooterChar">
    <w:name w:val="Footer Char"/>
    <w:basedOn w:val="DefaultParagraphFont"/>
    <w:link w:val="Footer"/>
    <w:rsid w:val="00E665C5"/>
    <w:rPr>
      <w:sz w:val="18"/>
    </w:rPr>
  </w:style>
  <w:style w:type="paragraph" w:customStyle="1" w:styleId="Excel-Table">
    <w:name w:val="Excel-Table"/>
    <w:basedOn w:val="Figure"/>
    <w:rsid w:val="002F4264"/>
    <w:pPr>
      <w:spacing w:after="0"/>
      <w:jc w:val="center"/>
    </w:pPr>
  </w:style>
  <w:style w:type="paragraph" w:customStyle="1" w:styleId="Equation">
    <w:name w:val="Equation"/>
    <w:basedOn w:val="BodyText"/>
    <w:rsid w:val="00B46956"/>
    <w:pPr>
      <w:tabs>
        <w:tab w:val="right" w:pos="8789"/>
      </w:tabs>
      <w:ind w:left="567"/>
    </w:pPr>
  </w:style>
  <w:style w:type="paragraph" w:customStyle="1" w:styleId="MarginNote">
    <w:name w:val="Margin Note"/>
    <w:basedOn w:val="BodyText"/>
    <w:next w:val="BodyText"/>
    <w:rsid w:val="00B46956"/>
    <w:pPr>
      <w:keepNext/>
      <w:keepLines/>
      <w:framePr w:w="737" w:hSpace="284" w:wrap="around" w:vAnchor="text" w:hAnchor="page" w:xAlign="right" w:y="97"/>
      <w:widowControl w:val="0"/>
      <w:spacing w:after="0" w:line="200" w:lineRule="exact"/>
      <w:jc w:val="left"/>
    </w:pPr>
    <w:rPr>
      <w:sz w:val="16"/>
      <w:szCs w:val="16"/>
    </w:rPr>
  </w:style>
  <w:style w:type="table" w:styleId="Table3Deffects1">
    <w:name w:val="Table 3D effects 1"/>
    <w:basedOn w:val="TableNormal"/>
    <w:rsid w:val="00B4695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NondisclosureAnnotation">
    <w:name w:val="Nondisclosure Annotation"/>
    <w:basedOn w:val="BodyText"/>
    <w:rsid w:val="00C0039C"/>
    <w:pPr>
      <w:spacing w:before="360"/>
    </w:pPr>
    <w:rPr>
      <w:rFonts w:cs="Arial"/>
    </w:rPr>
  </w:style>
  <w:style w:type="paragraph" w:customStyle="1" w:styleId="VersionAnnotation">
    <w:name w:val="Version Annotation"/>
    <w:basedOn w:val="BodyText"/>
    <w:rsid w:val="00B46956"/>
    <w:pPr>
      <w:spacing w:after="0" w:line="240" w:lineRule="auto"/>
    </w:pPr>
  </w:style>
  <w:style w:type="paragraph" w:styleId="TOC9">
    <w:name w:val="toc 9"/>
    <w:basedOn w:val="Normal"/>
    <w:next w:val="Normal"/>
    <w:autoRedefine/>
    <w:semiHidden/>
    <w:rsid w:val="00B46956"/>
    <w:pPr>
      <w:ind w:left="1760"/>
    </w:pPr>
  </w:style>
  <w:style w:type="paragraph" w:styleId="Index1">
    <w:name w:val="index 1"/>
    <w:basedOn w:val="Normal"/>
    <w:next w:val="Normal"/>
    <w:autoRedefine/>
    <w:semiHidden/>
    <w:rsid w:val="00B46956"/>
    <w:pPr>
      <w:ind w:left="220" w:hanging="220"/>
    </w:pPr>
  </w:style>
  <w:style w:type="table" w:customStyle="1" w:styleId="TabelleFusszeile">
    <w:name w:val="Tabelle Fusszeile"/>
    <w:basedOn w:val="TableGrid1"/>
    <w:rsid w:val="00B46956"/>
    <w:rPr>
      <w:sz w:val="1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Pr>
    <w:tblStylePr w:type="lastRow">
      <w:rPr>
        <w:i/>
        <w:iCs/>
      </w:rPr>
      <w:tblPr/>
      <w:tcPr>
        <w:tcBorders>
          <w:tl2br w:val="none" w:sz="0" w:space="0" w:color="auto"/>
          <w:tr2bl w:val="none" w:sz="0" w:space="0" w:color="auto"/>
        </w:tcBorders>
      </w:tcPr>
    </w:tblStylePr>
    <w:tblStylePr w:type="firstCol">
      <w:tblPr/>
      <w:trPr>
        <w:cantSplit/>
      </w:trPr>
    </w:tblStylePr>
    <w:tblStylePr w:type="lastCol">
      <w:rPr>
        <w:i/>
        <w:iCs/>
      </w:rPr>
      <w:tblPr/>
      <w:tcPr>
        <w:tcBorders>
          <w:tl2br w:val="none" w:sz="0" w:space="0" w:color="auto"/>
          <w:tr2bl w:val="none" w:sz="0" w:space="0" w:color="auto"/>
        </w:tcBorders>
      </w:tcPr>
    </w:tblStylePr>
  </w:style>
  <w:style w:type="character" w:customStyle="1" w:styleId="ActivatedHyperlink">
    <w:name w:val="ActivatedHyperlink"/>
    <w:basedOn w:val="DefaultParagraphFont"/>
    <w:uiPriority w:val="1"/>
    <w:qFormat/>
    <w:rsid w:val="003A5CBB"/>
    <w:rPr>
      <w:color w:val="7030A0"/>
      <w:u w:val="single"/>
    </w:rPr>
  </w:style>
  <w:style w:type="table" w:customStyle="1" w:styleId="TabelleFusszeile1">
    <w:name w:val="Tabelle Fusszeile1"/>
    <w:basedOn w:val="TableGrid1"/>
    <w:rsid w:val="00C72D48"/>
    <w:rPr>
      <w:sz w:val="1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Pr>
    <w:tblStylePr w:type="lastRow">
      <w:rPr>
        <w:i/>
        <w:iCs/>
      </w:rPr>
      <w:tblPr/>
      <w:tcPr>
        <w:tcBorders>
          <w:tl2br w:val="none" w:sz="0" w:space="0" w:color="auto"/>
          <w:tr2bl w:val="none" w:sz="0" w:space="0" w:color="auto"/>
        </w:tcBorders>
      </w:tcPr>
    </w:tblStylePr>
    <w:tblStylePr w:type="firstCol">
      <w:tblPr/>
      <w:trPr>
        <w:cantSplit/>
      </w:trPr>
    </w:tblStylePr>
    <w:tblStylePr w:type="lastCol">
      <w:rPr>
        <w:i/>
        <w:iCs/>
      </w:rPr>
      <w:tblPr/>
      <w:tcPr>
        <w:tcBorders>
          <w:tl2br w:val="none" w:sz="0" w:space="0" w:color="auto"/>
          <w:tr2bl w:val="none" w:sz="0" w:space="0" w:color="auto"/>
        </w:tcBorders>
      </w:tcPr>
    </w:tblStylePr>
  </w:style>
  <w:style w:type="character" w:styleId="PlaceholderText">
    <w:name w:val="Placeholder Text"/>
    <w:basedOn w:val="DefaultParagraphFont"/>
    <w:uiPriority w:val="99"/>
    <w:semiHidden/>
    <w:rsid w:val="009F3131"/>
    <w:rPr>
      <w:color w:val="808080"/>
    </w:rPr>
  </w:style>
  <w:style w:type="paragraph" w:customStyle="1" w:styleId="Copyright">
    <w:name w:val="Copyright"/>
    <w:basedOn w:val="Normal"/>
    <w:rsid w:val="00917317"/>
    <w:pPr>
      <w:spacing w:after="0" w:line="151" w:lineRule="exact"/>
    </w:pPr>
    <w:rPr>
      <w:rFonts w:eastAsia="Times New Roman"/>
      <w:sz w:val="12"/>
      <w:szCs w:val="24"/>
    </w:rPr>
  </w:style>
  <w:style w:type="paragraph" w:customStyle="1" w:styleId="Paginierung">
    <w:name w:val="Paginierung"/>
    <w:rsid w:val="00917317"/>
    <w:rPr>
      <w:rFonts w:ascii="Tele-GroteskNor" w:eastAsia="Times New Roman" w:hAnsi="Tele-GroteskNor"/>
      <w:sz w:val="28"/>
      <w:szCs w:val="24"/>
    </w:rPr>
  </w:style>
  <w:style w:type="character" w:customStyle="1" w:styleId="GlossareintragZchnZchn">
    <w:name w:val="Glossareintrag Zchn Zchn"/>
    <w:basedOn w:val="BodyTextChar"/>
    <w:link w:val="Glossareintrag"/>
    <w:rsid w:val="00324F25"/>
    <w:rPr>
      <w:szCs w:val="24"/>
    </w:rPr>
  </w:style>
  <w:style w:type="paragraph" w:customStyle="1" w:styleId="Glossareintrag">
    <w:name w:val="Glossareintrag"/>
    <w:basedOn w:val="BodyText"/>
    <w:link w:val="GlossareintragZchnZchn"/>
    <w:rsid w:val="00324F25"/>
    <w:pPr>
      <w:spacing w:after="140"/>
      <w:ind w:left="567" w:hanging="567"/>
    </w:pPr>
  </w:style>
  <w:style w:type="character" w:customStyle="1" w:styleId="Kicker">
    <w:name w:val="Kicker"/>
    <w:basedOn w:val="Strong"/>
    <w:rsid w:val="00324F25"/>
    <w:rPr>
      <w:rFonts w:ascii="Arial" w:hAnsi="Arial"/>
      <w:b w:val="0"/>
      <w:bCs w:val="0"/>
      <w:bdr w:val="none" w:sz="0" w:space="0" w:color="auto"/>
    </w:rPr>
  </w:style>
  <w:style w:type="character" w:customStyle="1" w:styleId="nobr">
    <w:name w:val="nobr"/>
    <w:basedOn w:val="DefaultParagraphFont"/>
    <w:rsid w:val="00324F25"/>
  </w:style>
  <w:style w:type="character" w:customStyle="1" w:styleId="hps">
    <w:name w:val="hps"/>
    <w:basedOn w:val="DefaultParagraphFont"/>
    <w:rsid w:val="00DB7069"/>
  </w:style>
  <w:style w:type="table" w:customStyle="1" w:styleId="TableFormat1">
    <w:name w:val="Table Format 1"/>
    <w:basedOn w:val="TableNormal"/>
    <w:rsid w:val="00806994"/>
    <w:pPr>
      <w:keepLines/>
      <w:spacing w:before="60" w:after="60"/>
    </w:pPr>
    <w:rPr>
      <w:szCs w:val="20"/>
    </w:rPr>
    <w:tblPr>
      <w:tblBorders>
        <w:top w:val="single" w:sz="18" w:space="0" w:color="E20074"/>
        <w:insideH w:val="single" w:sz="4" w:space="0" w:color="auto"/>
      </w:tblBorders>
    </w:tblPr>
    <w:tblStylePr w:type="firstRow">
      <w:pPr>
        <w:keepNext/>
        <w:pageBreakBefore w:val="0"/>
        <w:wordWrap/>
      </w:pPr>
      <w:tblPr/>
      <w:trPr>
        <w:tblHeader/>
      </w:trPr>
    </w:tblStylePr>
  </w:style>
  <w:style w:type="character" w:customStyle="1" w:styleId="shorttext">
    <w:name w:val="short_text"/>
    <w:basedOn w:val="DefaultParagraphFont"/>
    <w:rsid w:val="00806994"/>
  </w:style>
  <w:style w:type="character" w:styleId="FollowedHyperlink">
    <w:name w:val="FollowedHyperlink"/>
    <w:basedOn w:val="DefaultParagraphFont"/>
    <w:rsid w:val="001B0966"/>
    <w:rPr>
      <w:color w:val="800080" w:themeColor="followedHyperlink"/>
      <w:u w:val="single"/>
    </w:rPr>
  </w:style>
  <w:style w:type="paragraph" w:customStyle="1" w:styleId="Hidden">
    <w:name w:val="Hidden"/>
    <w:basedOn w:val="BodyText"/>
    <w:qFormat/>
    <w:rsid w:val="00B93236"/>
    <w:rPr>
      <w:vanish/>
      <w:lang w:val="en-US"/>
    </w:rPr>
  </w:style>
  <w:style w:type="numbering" w:customStyle="1" w:styleId="TSListType">
    <w:name w:val="TSListType"/>
    <w:uiPriority w:val="99"/>
    <w:rsid w:val="00CA0992"/>
    <w:pPr>
      <w:numPr>
        <w:numId w:val="8"/>
      </w:numPr>
    </w:pPr>
  </w:style>
  <w:style w:type="table" w:customStyle="1" w:styleId="ActivityHeader">
    <w:name w:val="ActivityHeader"/>
    <w:basedOn w:val="TableNormal"/>
    <w:uiPriority w:val="99"/>
    <w:qFormat/>
    <w:rsid w:val="0065466C"/>
    <w:pPr>
      <w:keepNext/>
      <w:keepLines/>
      <w:contextualSpacing/>
    </w:pPr>
    <w:rPr>
      <w:sz w:val="16"/>
    </w:rPr>
    <w:tblPr>
      <w:tblBorders>
        <w:bottom w:val="single" w:sz="36" w:space="0" w:color="FFFFFF" w:themeColor="background1"/>
        <w:insideV w:val="single" w:sz="36" w:space="0" w:color="FFFFFF" w:themeColor="background1"/>
      </w:tblBorders>
    </w:tblPr>
    <w:tcPr>
      <w:shd w:val="clear" w:color="auto" w:fill="D9D9D9" w:themeFill="background1" w:themeFillShade="D9"/>
    </w:tcPr>
    <w:tblStylePr w:type="firstRow">
      <w:pPr>
        <w:keepNext/>
        <w:pageBreakBefore w:val="0"/>
        <w:wordWrap/>
      </w:pPr>
      <w:tblPr/>
      <w:trPr>
        <w:cantSplit/>
        <w:tblHeader/>
      </w:trPr>
    </w:tblStylePr>
  </w:style>
  <w:style w:type="table" w:customStyle="1" w:styleId="ArtifactInState">
    <w:name w:val="ArtifactInState"/>
    <w:basedOn w:val="TableNormal"/>
    <w:uiPriority w:val="99"/>
    <w:qFormat/>
    <w:rsid w:val="00AC1474"/>
    <w:tblPr/>
    <w:tcPr>
      <w:shd w:val="clear" w:color="auto" w:fill="C6D9F1" w:themeFill="text2" w:themeFillTint="33"/>
    </w:tcPr>
  </w:style>
  <w:style w:type="character" w:styleId="UnresolvedMention">
    <w:name w:val="Unresolved Mention"/>
    <w:basedOn w:val="DefaultParagraphFont"/>
    <w:uiPriority w:val="99"/>
    <w:semiHidden/>
    <w:unhideWhenUsed/>
    <w:rsid w:val="004D75DE"/>
    <w:rPr>
      <w:color w:val="605E5C"/>
      <w:shd w:val="clear" w:color="auto" w:fill="E1DFDD"/>
    </w:rPr>
  </w:style>
  <w:style w:type="character" w:customStyle="1" w:styleId="Heading4Char">
    <w:name w:val="Heading 4 Char"/>
    <w:basedOn w:val="DefaultParagraphFont"/>
    <w:link w:val="Heading4"/>
    <w:rsid w:val="00980DE3"/>
    <w:rPr>
      <w:rFonts w:cs="Arial"/>
      <w:b/>
      <w:kern w:val="24"/>
      <w:sz w:val="24"/>
      <w:szCs w:val="30"/>
    </w:rPr>
  </w:style>
  <w:style w:type="paragraph" w:styleId="TOCHeading">
    <w:name w:val="TOC Heading"/>
    <w:basedOn w:val="Heading1"/>
    <w:next w:val="Normal"/>
    <w:uiPriority w:val="39"/>
    <w:unhideWhenUsed/>
    <w:qFormat/>
    <w:rsid w:val="000C2B5B"/>
    <w:pPr>
      <w:keepLines/>
      <w:pageBreakBefore w:val="0"/>
      <w:numPr>
        <w:numId w:val="0"/>
      </w:numPr>
      <w:spacing w:before="240" w:after="0" w:line="259" w:lineRule="auto"/>
      <w:outlineLvl w:val="9"/>
    </w:pPr>
    <w:rPr>
      <w:rFonts w:asciiTheme="majorHAnsi" w:eastAsiaTheme="majorEastAsia" w:hAnsiTheme="majorHAnsi" w:cstheme="majorBidi"/>
      <w:color w:val="365F91" w:themeColor="accent1" w:themeShade="BF"/>
      <w:kern w:val="0"/>
      <w:sz w:val="32"/>
      <w:lang w:val="en-US" w:eastAsia="en-US"/>
    </w:rPr>
  </w:style>
  <w:style w:type="paragraph" w:styleId="ListParagraph">
    <w:name w:val="List Paragraph"/>
    <w:basedOn w:val="Normal"/>
    <w:uiPriority w:val="34"/>
    <w:qFormat/>
    <w:rsid w:val="34D956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69611">
      <w:bodyDiv w:val="1"/>
      <w:marLeft w:val="0"/>
      <w:marRight w:val="0"/>
      <w:marTop w:val="0"/>
      <w:marBottom w:val="0"/>
      <w:divBdr>
        <w:top w:val="none" w:sz="0" w:space="0" w:color="auto"/>
        <w:left w:val="none" w:sz="0" w:space="0" w:color="auto"/>
        <w:bottom w:val="none" w:sz="0" w:space="0" w:color="auto"/>
        <w:right w:val="none" w:sz="0" w:space="0" w:color="auto"/>
      </w:divBdr>
      <w:divsChild>
        <w:div w:id="1623421640">
          <w:marLeft w:val="0"/>
          <w:marRight w:val="0"/>
          <w:marTop w:val="0"/>
          <w:marBottom w:val="0"/>
          <w:divBdr>
            <w:top w:val="none" w:sz="0" w:space="0" w:color="auto"/>
            <w:left w:val="none" w:sz="0" w:space="0" w:color="auto"/>
            <w:bottom w:val="none" w:sz="0" w:space="0" w:color="auto"/>
            <w:right w:val="none" w:sz="0" w:space="0" w:color="auto"/>
          </w:divBdr>
          <w:divsChild>
            <w:div w:id="59509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09725">
      <w:bodyDiv w:val="1"/>
      <w:marLeft w:val="0"/>
      <w:marRight w:val="0"/>
      <w:marTop w:val="0"/>
      <w:marBottom w:val="0"/>
      <w:divBdr>
        <w:top w:val="none" w:sz="0" w:space="0" w:color="auto"/>
        <w:left w:val="none" w:sz="0" w:space="0" w:color="auto"/>
        <w:bottom w:val="none" w:sz="0" w:space="0" w:color="auto"/>
        <w:right w:val="none" w:sz="0" w:space="0" w:color="auto"/>
      </w:divBdr>
      <w:divsChild>
        <w:div w:id="1773283001">
          <w:marLeft w:val="0"/>
          <w:marRight w:val="0"/>
          <w:marTop w:val="0"/>
          <w:marBottom w:val="0"/>
          <w:divBdr>
            <w:top w:val="none" w:sz="0" w:space="0" w:color="auto"/>
            <w:left w:val="none" w:sz="0" w:space="0" w:color="auto"/>
            <w:bottom w:val="none" w:sz="0" w:space="0" w:color="auto"/>
            <w:right w:val="none" w:sz="0" w:space="0" w:color="auto"/>
          </w:divBdr>
          <w:divsChild>
            <w:div w:id="187465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7842">
      <w:bodyDiv w:val="1"/>
      <w:marLeft w:val="0"/>
      <w:marRight w:val="0"/>
      <w:marTop w:val="0"/>
      <w:marBottom w:val="0"/>
      <w:divBdr>
        <w:top w:val="none" w:sz="0" w:space="0" w:color="auto"/>
        <w:left w:val="none" w:sz="0" w:space="0" w:color="auto"/>
        <w:bottom w:val="none" w:sz="0" w:space="0" w:color="auto"/>
        <w:right w:val="none" w:sz="0" w:space="0" w:color="auto"/>
      </w:divBdr>
    </w:div>
    <w:div w:id="780804492">
      <w:bodyDiv w:val="1"/>
      <w:marLeft w:val="0"/>
      <w:marRight w:val="0"/>
      <w:marTop w:val="0"/>
      <w:marBottom w:val="0"/>
      <w:divBdr>
        <w:top w:val="none" w:sz="0" w:space="0" w:color="auto"/>
        <w:left w:val="none" w:sz="0" w:space="0" w:color="auto"/>
        <w:bottom w:val="none" w:sz="0" w:space="0" w:color="auto"/>
        <w:right w:val="none" w:sz="0" w:space="0" w:color="auto"/>
      </w:divBdr>
      <w:divsChild>
        <w:div w:id="838277296">
          <w:marLeft w:val="0"/>
          <w:marRight w:val="0"/>
          <w:marTop w:val="0"/>
          <w:marBottom w:val="0"/>
          <w:divBdr>
            <w:top w:val="none" w:sz="0" w:space="0" w:color="auto"/>
            <w:left w:val="none" w:sz="0" w:space="0" w:color="auto"/>
            <w:bottom w:val="none" w:sz="0" w:space="0" w:color="auto"/>
            <w:right w:val="none" w:sz="0" w:space="0" w:color="auto"/>
          </w:divBdr>
          <w:divsChild>
            <w:div w:id="212160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669558">
      <w:bodyDiv w:val="1"/>
      <w:marLeft w:val="0"/>
      <w:marRight w:val="0"/>
      <w:marTop w:val="0"/>
      <w:marBottom w:val="0"/>
      <w:divBdr>
        <w:top w:val="none" w:sz="0" w:space="0" w:color="auto"/>
        <w:left w:val="none" w:sz="0" w:space="0" w:color="auto"/>
        <w:bottom w:val="none" w:sz="0" w:space="0" w:color="auto"/>
        <w:right w:val="none" w:sz="0" w:space="0" w:color="auto"/>
      </w:divBdr>
      <w:divsChild>
        <w:div w:id="1108427939">
          <w:marLeft w:val="0"/>
          <w:marRight w:val="0"/>
          <w:marTop w:val="0"/>
          <w:marBottom w:val="0"/>
          <w:divBdr>
            <w:top w:val="none" w:sz="0" w:space="0" w:color="auto"/>
            <w:left w:val="none" w:sz="0" w:space="0" w:color="auto"/>
            <w:bottom w:val="none" w:sz="0" w:space="0" w:color="auto"/>
            <w:right w:val="none" w:sz="0" w:space="0" w:color="auto"/>
          </w:divBdr>
          <w:divsChild>
            <w:div w:id="805586680">
              <w:marLeft w:val="0"/>
              <w:marRight w:val="0"/>
              <w:marTop w:val="0"/>
              <w:marBottom w:val="0"/>
              <w:divBdr>
                <w:top w:val="none" w:sz="0" w:space="0" w:color="auto"/>
                <w:left w:val="none" w:sz="0" w:space="0" w:color="auto"/>
                <w:bottom w:val="none" w:sz="0" w:space="0" w:color="auto"/>
                <w:right w:val="none" w:sz="0" w:space="0" w:color="auto"/>
              </w:divBdr>
            </w:div>
            <w:div w:id="869536095">
              <w:marLeft w:val="0"/>
              <w:marRight w:val="0"/>
              <w:marTop w:val="0"/>
              <w:marBottom w:val="0"/>
              <w:divBdr>
                <w:top w:val="none" w:sz="0" w:space="0" w:color="auto"/>
                <w:left w:val="none" w:sz="0" w:space="0" w:color="auto"/>
                <w:bottom w:val="none" w:sz="0" w:space="0" w:color="auto"/>
                <w:right w:val="none" w:sz="0" w:space="0" w:color="auto"/>
              </w:divBdr>
            </w:div>
            <w:div w:id="927276016">
              <w:marLeft w:val="0"/>
              <w:marRight w:val="0"/>
              <w:marTop w:val="0"/>
              <w:marBottom w:val="0"/>
              <w:divBdr>
                <w:top w:val="none" w:sz="0" w:space="0" w:color="auto"/>
                <w:left w:val="none" w:sz="0" w:space="0" w:color="auto"/>
                <w:bottom w:val="none" w:sz="0" w:space="0" w:color="auto"/>
                <w:right w:val="none" w:sz="0" w:space="0" w:color="auto"/>
              </w:divBdr>
            </w:div>
            <w:div w:id="1073315294">
              <w:marLeft w:val="0"/>
              <w:marRight w:val="0"/>
              <w:marTop w:val="0"/>
              <w:marBottom w:val="0"/>
              <w:divBdr>
                <w:top w:val="none" w:sz="0" w:space="0" w:color="auto"/>
                <w:left w:val="none" w:sz="0" w:space="0" w:color="auto"/>
                <w:bottom w:val="none" w:sz="0" w:space="0" w:color="auto"/>
                <w:right w:val="none" w:sz="0" w:space="0" w:color="auto"/>
              </w:divBdr>
            </w:div>
            <w:div w:id="1261644545">
              <w:marLeft w:val="0"/>
              <w:marRight w:val="0"/>
              <w:marTop w:val="0"/>
              <w:marBottom w:val="0"/>
              <w:divBdr>
                <w:top w:val="none" w:sz="0" w:space="0" w:color="auto"/>
                <w:left w:val="none" w:sz="0" w:space="0" w:color="auto"/>
                <w:bottom w:val="none" w:sz="0" w:space="0" w:color="auto"/>
                <w:right w:val="none" w:sz="0" w:space="0" w:color="auto"/>
              </w:divBdr>
            </w:div>
            <w:div w:id="1442072994">
              <w:marLeft w:val="0"/>
              <w:marRight w:val="0"/>
              <w:marTop w:val="0"/>
              <w:marBottom w:val="0"/>
              <w:divBdr>
                <w:top w:val="none" w:sz="0" w:space="0" w:color="auto"/>
                <w:left w:val="none" w:sz="0" w:space="0" w:color="auto"/>
                <w:bottom w:val="none" w:sz="0" w:space="0" w:color="auto"/>
                <w:right w:val="none" w:sz="0" w:space="0" w:color="auto"/>
              </w:divBdr>
            </w:div>
            <w:div w:id="1457796528">
              <w:marLeft w:val="0"/>
              <w:marRight w:val="0"/>
              <w:marTop w:val="0"/>
              <w:marBottom w:val="0"/>
              <w:divBdr>
                <w:top w:val="none" w:sz="0" w:space="0" w:color="auto"/>
                <w:left w:val="none" w:sz="0" w:space="0" w:color="auto"/>
                <w:bottom w:val="none" w:sz="0" w:space="0" w:color="auto"/>
                <w:right w:val="none" w:sz="0" w:space="0" w:color="auto"/>
              </w:divBdr>
            </w:div>
            <w:div w:id="1701589505">
              <w:marLeft w:val="0"/>
              <w:marRight w:val="0"/>
              <w:marTop w:val="0"/>
              <w:marBottom w:val="0"/>
              <w:divBdr>
                <w:top w:val="none" w:sz="0" w:space="0" w:color="auto"/>
                <w:left w:val="none" w:sz="0" w:space="0" w:color="auto"/>
                <w:bottom w:val="none" w:sz="0" w:space="0" w:color="auto"/>
                <w:right w:val="none" w:sz="0" w:space="0" w:color="auto"/>
              </w:divBdr>
            </w:div>
            <w:div w:id="1755861759">
              <w:marLeft w:val="0"/>
              <w:marRight w:val="0"/>
              <w:marTop w:val="0"/>
              <w:marBottom w:val="0"/>
              <w:divBdr>
                <w:top w:val="none" w:sz="0" w:space="0" w:color="auto"/>
                <w:left w:val="none" w:sz="0" w:space="0" w:color="auto"/>
                <w:bottom w:val="none" w:sz="0" w:space="0" w:color="auto"/>
                <w:right w:val="none" w:sz="0" w:space="0" w:color="auto"/>
              </w:divBdr>
            </w:div>
            <w:div w:id="194248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305383">
      <w:bodyDiv w:val="1"/>
      <w:marLeft w:val="0"/>
      <w:marRight w:val="0"/>
      <w:marTop w:val="0"/>
      <w:marBottom w:val="0"/>
      <w:divBdr>
        <w:top w:val="none" w:sz="0" w:space="0" w:color="auto"/>
        <w:left w:val="none" w:sz="0" w:space="0" w:color="auto"/>
        <w:bottom w:val="none" w:sz="0" w:space="0" w:color="auto"/>
        <w:right w:val="none" w:sz="0" w:space="0" w:color="auto"/>
      </w:divBdr>
      <w:divsChild>
        <w:div w:id="328601396">
          <w:marLeft w:val="0"/>
          <w:marRight w:val="0"/>
          <w:marTop w:val="0"/>
          <w:marBottom w:val="0"/>
          <w:divBdr>
            <w:top w:val="none" w:sz="0" w:space="0" w:color="auto"/>
            <w:left w:val="none" w:sz="0" w:space="0" w:color="auto"/>
            <w:bottom w:val="none" w:sz="0" w:space="0" w:color="auto"/>
            <w:right w:val="none" w:sz="0" w:space="0" w:color="auto"/>
          </w:divBdr>
          <w:divsChild>
            <w:div w:id="172575938">
              <w:marLeft w:val="0"/>
              <w:marRight w:val="0"/>
              <w:marTop w:val="0"/>
              <w:marBottom w:val="0"/>
              <w:divBdr>
                <w:top w:val="none" w:sz="0" w:space="0" w:color="auto"/>
                <w:left w:val="none" w:sz="0" w:space="0" w:color="auto"/>
                <w:bottom w:val="none" w:sz="0" w:space="0" w:color="auto"/>
                <w:right w:val="none" w:sz="0" w:space="0" w:color="auto"/>
              </w:divBdr>
            </w:div>
            <w:div w:id="389812482">
              <w:marLeft w:val="0"/>
              <w:marRight w:val="0"/>
              <w:marTop w:val="0"/>
              <w:marBottom w:val="0"/>
              <w:divBdr>
                <w:top w:val="none" w:sz="0" w:space="0" w:color="auto"/>
                <w:left w:val="none" w:sz="0" w:space="0" w:color="auto"/>
                <w:bottom w:val="none" w:sz="0" w:space="0" w:color="auto"/>
                <w:right w:val="none" w:sz="0" w:space="0" w:color="auto"/>
              </w:divBdr>
            </w:div>
            <w:div w:id="1010643059">
              <w:marLeft w:val="0"/>
              <w:marRight w:val="0"/>
              <w:marTop w:val="0"/>
              <w:marBottom w:val="0"/>
              <w:divBdr>
                <w:top w:val="none" w:sz="0" w:space="0" w:color="auto"/>
                <w:left w:val="none" w:sz="0" w:space="0" w:color="auto"/>
                <w:bottom w:val="none" w:sz="0" w:space="0" w:color="auto"/>
                <w:right w:val="none" w:sz="0" w:space="0" w:color="auto"/>
              </w:divBdr>
            </w:div>
            <w:div w:id="1036613226">
              <w:marLeft w:val="0"/>
              <w:marRight w:val="0"/>
              <w:marTop w:val="0"/>
              <w:marBottom w:val="0"/>
              <w:divBdr>
                <w:top w:val="none" w:sz="0" w:space="0" w:color="auto"/>
                <w:left w:val="none" w:sz="0" w:space="0" w:color="auto"/>
                <w:bottom w:val="none" w:sz="0" w:space="0" w:color="auto"/>
                <w:right w:val="none" w:sz="0" w:space="0" w:color="auto"/>
              </w:divBdr>
            </w:div>
            <w:div w:id="1059204547">
              <w:marLeft w:val="0"/>
              <w:marRight w:val="0"/>
              <w:marTop w:val="0"/>
              <w:marBottom w:val="0"/>
              <w:divBdr>
                <w:top w:val="none" w:sz="0" w:space="0" w:color="auto"/>
                <w:left w:val="none" w:sz="0" w:space="0" w:color="auto"/>
                <w:bottom w:val="none" w:sz="0" w:space="0" w:color="auto"/>
                <w:right w:val="none" w:sz="0" w:space="0" w:color="auto"/>
              </w:divBdr>
            </w:div>
            <w:div w:id="1243298796">
              <w:marLeft w:val="0"/>
              <w:marRight w:val="0"/>
              <w:marTop w:val="0"/>
              <w:marBottom w:val="0"/>
              <w:divBdr>
                <w:top w:val="none" w:sz="0" w:space="0" w:color="auto"/>
                <w:left w:val="none" w:sz="0" w:space="0" w:color="auto"/>
                <w:bottom w:val="none" w:sz="0" w:space="0" w:color="auto"/>
                <w:right w:val="none" w:sz="0" w:space="0" w:color="auto"/>
              </w:divBdr>
            </w:div>
            <w:div w:id="1310211692">
              <w:marLeft w:val="0"/>
              <w:marRight w:val="0"/>
              <w:marTop w:val="0"/>
              <w:marBottom w:val="0"/>
              <w:divBdr>
                <w:top w:val="none" w:sz="0" w:space="0" w:color="auto"/>
                <w:left w:val="none" w:sz="0" w:space="0" w:color="auto"/>
                <w:bottom w:val="none" w:sz="0" w:space="0" w:color="auto"/>
                <w:right w:val="none" w:sz="0" w:space="0" w:color="auto"/>
              </w:divBdr>
            </w:div>
            <w:div w:id="1809545821">
              <w:marLeft w:val="0"/>
              <w:marRight w:val="0"/>
              <w:marTop w:val="0"/>
              <w:marBottom w:val="0"/>
              <w:divBdr>
                <w:top w:val="none" w:sz="0" w:space="0" w:color="auto"/>
                <w:left w:val="none" w:sz="0" w:space="0" w:color="auto"/>
                <w:bottom w:val="none" w:sz="0" w:space="0" w:color="auto"/>
                <w:right w:val="none" w:sz="0" w:space="0" w:color="auto"/>
              </w:divBdr>
            </w:div>
            <w:div w:id="1813670925">
              <w:marLeft w:val="0"/>
              <w:marRight w:val="0"/>
              <w:marTop w:val="0"/>
              <w:marBottom w:val="0"/>
              <w:divBdr>
                <w:top w:val="none" w:sz="0" w:space="0" w:color="auto"/>
                <w:left w:val="none" w:sz="0" w:space="0" w:color="auto"/>
                <w:bottom w:val="none" w:sz="0" w:space="0" w:color="auto"/>
                <w:right w:val="none" w:sz="0" w:space="0" w:color="auto"/>
              </w:divBdr>
            </w:div>
            <w:div w:id="197394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646882">
      <w:bodyDiv w:val="1"/>
      <w:marLeft w:val="0"/>
      <w:marRight w:val="0"/>
      <w:marTop w:val="0"/>
      <w:marBottom w:val="0"/>
      <w:divBdr>
        <w:top w:val="none" w:sz="0" w:space="0" w:color="auto"/>
        <w:left w:val="none" w:sz="0" w:space="0" w:color="auto"/>
        <w:bottom w:val="none" w:sz="0" w:space="0" w:color="auto"/>
        <w:right w:val="none" w:sz="0" w:space="0" w:color="auto"/>
      </w:divBdr>
      <w:divsChild>
        <w:div w:id="1777402585">
          <w:marLeft w:val="0"/>
          <w:marRight w:val="0"/>
          <w:marTop w:val="0"/>
          <w:marBottom w:val="0"/>
          <w:divBdr>
            <w:top w:val="none" w:sz="0" w:space="0" w:color="auto"/>
            <w:left w:val="none" w:sz="0" w:space="0" w:color="auto"/>
            <w:bottom w:val="none" w:sz="0" w:space="0" w:color="auto"/>
            <w:right w:val="none" w:sz="0" w:space="0" w:color="auto"/>
          </w:divBdr>
          <w:divsChild>
            <w:div w:id="11849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492502">
      <w:bodyDiv w:val="1"/>
      <w:marLeft w:val="0"/>
      <w:marRight w:val="0"/>
      <w:marTop w:val="0"/>
      <w:marBottom w:val="0"/>
      <w:divBdr>
        <w:top w:val="none" w:sz="0" w:space="0" w:color="auto"/>
        <w:left w:val="none" w:sz="0" w:space="0" w:color="auto"/>
        <w:bottom w:val="none" w:sz="0" w:space="0" w:color="auto"/>
        <w:right w:val="none" w:sz="0" w:space="0" w:color="auto"/>
      </w:divBdr>
      <w:divsChild>
        <w:div w:id="908342085">
          <w:marLeft w:val="0"/>
          <w:marRight w:val="0"/>
          <w:marTop w:val="0"/>
          <w:marBottom w:val="0"/>
          <w:divBdr>
            <w:top w:val="none" w:sz="0" w:space="0" w:color="auto"/>
            <w:left w:val="none" w:sz="0" w:space="0" w:color="auto"/>
            <w:bottom w:val="none" w:sz="0" w:space="0" w:color="auto"/>
            <w:right w:val="none" w:sz="0" w:space="0" w:color="auto"/>
          </w:divBdr>
          <w:divsChild>
            <w:div w:id="93239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98529">
      <w:bodyDiv w:val="1"/>
      <w:marLeft w:val="0"/>
      <w:marRight w:val="0"/>
      <w:marTop w:val="0"/>
      <w:marBottom w:val="0"/>
      <w:divBdr>
        <w:top w:val="none" w:sz="0" w:space="0" w:color="auto"/>
        <w:left w:val="none" w:sz="0" w:space="0" w:color="auto"/>
        <w:bottom w:val="none" w:sz="0" w:space="0" w:color="auto"/>
        <w:right w:val="none" w:sz="0" w:space="0" w:color="auto"/>
      </w:divBdr>
      <w:divsChild>
        <w:div w:id="939875360">
          <w:marLeft w:val="0"/>
          <w:marRight w:val="0"/>
          <w:marTop w:val="0"/>
          <w:marBottom w:val="0"/>
          <w:divBdr>
            <w:top w:val="none" w:sz="0" w:space="0" w:color="auto"/>
            <w:left w:val="none" w:sz="0" w:space="0" w:color="auto"/>
            <w:bottom w:val="none" w:sz="0" w:space="0" w:color="auto"/>
            <w:right w:val="none" w:sz="0" w:space="0" w:color="auto"/>
          </w:divBdr>
          <w:divsChild>
            <w:div w:id="24715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hyperlink" Target="http://sebook.t-systems.com/en/current/docs/00-common-documents/master-templates/Guideline-Template-en.doc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hyperlink" Target="https://seu30.gdc-dmst01.t-systems.com/confluence/display/OPALPSG"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hyperlink" Target="https://seu30.gdc-dmst01.t-systems.com/confluence/display/OPALPS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hyperlink" Target="https://process-support.t-systems.com/process-suite/feedback.html" TargetMode="External"/><Relationship Id="rId35" Type="http://schemas.openxmlformats.org/officeDocument/2006/relationships/header" Target="header7.xml"/><Relationship Id="rId8" Type="http://schemas.openxmlformats.org/officeDocument/2006/relationships/webSettings" Target="webSettings.xml"/><Relationship Id="rId3" Type="http://schemas.openxmlformats.org/officeDocument/2006/relationships/customXml" Target="../customXml/item3.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f10836b-8ed7-498b-b72a-5cd1f3a886fa">
      <Terms xmlns="http://schemas.microsoft.com/office/infopath/2007/PartnerControls"/>
    </lcf76f155ced4ddcb4097134ff3c332f>
    <TaxCatchAll xmlns="8b176c98-6780-4dab-afbf-60b04348268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486F974CF6E7504883A5C5FF7CC3B940" ma:contentTypeVersion="11" ma:contentTypeDescription="Ein neues Dokument erstellen." ma:contentTypeScope="" ma:versionID="724f3e7044d3af895a98c6440fa7b178">
  <xsd:schema xmlns:xsd="http://www.w3.org/2001/XMLSchema" xmlns:xs="http://www.w3.org/2001/XMLSchema" xmlns:p="http://schemas.microsoft.com/office/2006/metadata/properties" xmlns:ns2="0f10836b-8ed7-498b-b72a-5cd1f3a886fa" xmlns:ns3="8b176c98-6780-4dab-afbf-60b043482681" targetNamespace="http://schemas.microsoft.com/office/2006/metadata/properties" ma:root="true" ma:fieldsID="ba0b67145dbd04bad4bb561f665d9572" ns2:_="" ns3:_="">
    <xsd:import namespace="0f10836b-8ed7-498b-b72a-5cd1f3a886fa"/>
    <xsd:import namespace="8b176c98-6780-4dab-afbf-60b04348268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10836b-8ed7-498b-b72a-5cd1f3a886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55a6c181-b3a6-4e6d-958a-84db063416a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b176c98-6780-4dab-afbf-60b04348268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0b86f55-2633-4b39-99de-db76c7b745ac}" ma:internalName="TaxCatchAll" ma:showField="CatchAllData" ma:web="8b176c98-6780-4dab-afbf-60b0434826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9D60CD-4A57-4396-9A2D-DF291BCFD2B8}">
  <ds:schemaRefs>
    <ds:schemaRef ds:uri="http://schemas.openxmlformats.org/officeDocument/2006/bibliography"/>
  </ds:schemaRefs>
</ds:datastoreItem>
</file>

<file path=customXml/itemProps2.xml><?xml version="1.0" encoding="utf-8"?>
<ds:datastoreItem xmlns:ds="http://schemas.openxmlformats.org/officeDocument/2006/customXml" ds:itemID="{CA133AEA-EF3A-4587-BC8D-3C0A60792788}">
  <ds:schemaRefs>
    <ds:schemaRef ds:uri="http://schemas.microsoft.com/office/2006/metadata/properties"/>
    <ds:schemaRef ds:uri="http://schemas.microsoft.com/office/infopath/2007/PartnerControls"/>
    <ds:schemaRef ds:uri="0f10836b-8ed7-498b-b72a-5cd1f3a886fa"/>
    <ds:schemaRef ds:uri="8b176c98-6780-4dab-afbf-60b043482681"/>
  </ds:schemaRefs>
</ds:datastoreItem>
</file>

<file path=customXml/itemProps3.xml><?xml version="1.0" encoding="utf-8"?>
<ds:datastoreItem xmlns:ds="http://schemas.openxmlformats.org/officeDocument/2006/customXml" ds:itemID="{1F0E44EE-C7E6-4511-A7E0-78C6B13BBB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10836b-8ed7-498b-b72a-5cd1f3a886fa"/>
    <ds:schemaRef ds:uri="8b176c98-6780-4dab-afbf-60b0434826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923F4F1-CB99-455A-8D77-2ADEEE5D906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2800</Words>
  <Characters>15963</Characters>
  <Application>Microsoft Office Word</Application>
  <DocSecurity>4</DocSecurity>
  <Lines>133</Lines>
  <Paragraphs>37</Paragraphs>
  <ScaleCrop>false</ScaleCrop>
  <Company>T-Systems Iberia</Company>
  <LinksUpToDate>false</LinksUpToDate>
  <CharactersWithSpaces>18726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 software</dc:title>
  <dc:subject>Subject (hidden): go to doc properties</dc:subject>
  <dc:creator>Cristian.Requena@t-systems.com;D.PUN@t-systems.com;IBustamante@t-systems.com;ENRIC.PINSACH-LACRUZ@t-systems.com;Ionut-Mihai.Vladasel-Stania@t-systems.com;ANTONIO-JOSE.ROCAMORA-TERRES@t-systems.com</dc:creator>
  <cp:keywords/>
  <cp:lastModifiedBy>Vladasel Stania, Ionut Mihai</cp:lastModifiedBy>
  <cp:revision>120</cp:revision>
  <cp:lastPrinted>2011-08-02T18:37:00Z</cp:lastPrinted>
  <dcterms:created xsi:type="dcterms:W3CDTF">2026-02-13T11:24:00Z</dcterms:created>
  <dcterms:modified xsi:type="dcterms:W3CDTF">2026-02-13T15:02:00Z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us">
    <vt:lpwstr>In Progress</vt:lpwstr>
  </property>
  <property fmtid="{D5CDD505-2E9C-101B-9397-08002B2CF9AE}" pid="3" name="FillDocumentProperties">
    <vt:bool>true</vt:bool>
  </property>
  <property fmtid="{D5CDD505-2E9C-101B-9397-08002B2CF9AE}" pid="4" name="Project Start">
    <vt:lpwstr>Project Start: go to doc properties</vt:lpwstr>
  </property>
  <property fmtid="{D5CDD505-2E9C-101B-9397-08002B2CF9AE}" pid="5" name="Project End">
    <vt:lpwstr>Project End: go to doc properties</vt:lpwstr>
  </property>
  <property fmtid="{D5CDD505-2E9C-101B-9397-08002B2CF9AE}" pid="6" name="Customer">
    <vt:lpwstr>Customer: go to doc properties</vt:lpwstr>
  </property>
  <property fmtid="{D5CDD505-2E9C-101B-9397-08002B2CF9AE}" pid="7" name="Document Number">
    <vt:lpwstr>Document Number: go to doc properties</vt:lpwstr>
  </property>
  <property fmtid="{D5CDD505-2E9C-101B-9397-08002B2CF9AE}" pid="8" name="Version Number">
    <vt:lpwstr>0.1</vt:lpwstr>
  </property>
  <property fmtid="{D5CDD505-2E9C-101B-9397-08002B2CF9AE}" pid="9" name="Project Name">
    <vt:lpwstr>Suministro e implantación de una Plataforma Integral para la Gestión y el Procesamiento de datos genómicos en el Servicio Navarro de Salud</vt:lpwstr>
  </property>
  <property fmtid="{D5CDD505-2E9C-101B-9397-08002B2CF9AE}" pid="10" name="Project Owner">
    <vt:lpwstr>Maria Ángeles Casas Galvan</vt:lpwstr>
  </property>
  <property fmtid="{D5CDD505-2E9C-101B-9397-08002B2CF9AE}" pid="11" name="Project Manager">
    <vt:lpwstr>Marta Garcia GIlabert</vt:lpwstr>
  </property>
  <property fmtid="{D5CDD505-2E9C-101B-9397-08002B2CF9AE}" pid="12" name="Project-ID">
    <vt:lpwstr>ESPRGENNAV</vt:lpwstr>
  </property>
  <property fmtid="{D5CDD505-2E9C-101B-9397-08002B2CF9AE}" pid="13" name="Business Unit">
    <vt:lpwstr>Business Unit: go to doc properties</vt:lpwstr>
  </property>
  <property fmtid="{D5CDD505-2E9C-101B-9397-08002B2CF9AE}" pid="14" name="Quality Manager">
    <vt:lpwstr>Alida Ballester de Matias</vt:lpwstr>
  </property>
  <property fmtid="{D5CDD505-2E9C-101B-9397-08002B2CF9AE}" pid="15" name="Legal Unit">
    <vt:lpwstr>Legal Unit: go to doc properties</vt:lpwstr>
  </property>
  <property fmtid="{D5CDD505-2E9C-101B-9397-08002B2CF9AE}" pid="16" name="Source">
    <vt:lpwstr>SE Book 3.16.1</vt:lpwstr>
  </property>
  <property fmtid="{D5CDD505-2E9C-101B-9397-08002B2CF9AE}" pid="17" name="Address">
    <vt:lpwstr>Address: go to doc properties</vt:lpwstr>
  </property>
  <property fmtid="{D5CDD505-2E9C-101B-9397-08002B2CF9AE}" pid="18" name="Industry Line/Service Line">
    <vt:lpwstr>Industry Line/Service Line: go to doc properties</vt:lpwstr>
  </property>
  <property fmtid="{D5CDD505-2E9C-101B-9397-08002B2CF9AE}" pid="19" name="Document Name">
    <vt:lpwstr>Document Name: go to doc properties</vt:lpwstr>
  </property>
  <property fmtid="{D5CDD505-2E9C-101B-9397-08002B2CF9AE}" pid="20" name="Status Date">
    <vt:lpwstr>2026-02-13</vt:lpwstr>
  </property>
  <property fmtid="{D5CDD505-2E9C-101B-9397-08002B2CF9AE}" pid="21" name="Project Type">
    <vt:lpwstr>Project Type: go to doc properties</vt:lpwstr>
  </property>
  <property fmtid="{D5CDD505-2E9C-101B-9397-08002B2CF9AE}" pid="22" name="Project Category">
    <vt:lpwstr>Project Category: go to doc properties</vt:lpwstr>
  </property>
  <property fmtid="{D5CDD505-2E9C-101B-9397-08002B2CF9AE}" pid="23" name="Contract Type">
    <vt:lpwstr>Contract Type: go to doc properties</vt:lpwstr>
  </property>
  <property fmtid="{D5CDD505-2E9C-101B-9397-08002B2CF9AE}" pid="24" name="Place Of Jurisdiction">
    <vt:lpwstr>Place Of Jurisdiction: go to doc properties</vt:lpwstr>
  </property>
  <property fmtid="{D5CDD505-2E9C-101B-9397-08002B2CF9AE}" pid="25" name="Privacy Notes">
    <vt:lpwstr>Privacy Notes: go to doc properties</vt:lpwstr>
  </property>
  <property fmtid="{D5CDD505-2E9C-101B-9397-08002B2CF9AE}" pid="26" name="Year Of Copyright">
    <vt:lpwstr>2025</vt:lpwstr>
  </property>
  <property fmtid="{D5CDD505-2E9C-101B-9397-08002B2CF9AE}" pid="27" name="Generator">
    <vt:lpwstr>Process Suite Generator 2.4.10</vt:lpwstr>
  </property>
  <property fmtid="{D5CDD505-2E9C-101B-9397-08002B2CF9AE}" pid="28" name="Meta-Model">
    <vt:lpwstr>2.13</vt:lpwstr>
  </property>
  <property fmtid="{D5CDD505-2E9C-101B-9397-08002B2CF9AE}" pid="29" name="ContentTypeId">
    <vt:lpwstr>0x010100486F974CF6E7504883A5C5FF7CC3B940</vt:lpwstr>
  </property>
  <property fmtid="{D5CDD505-2E9C-101B-9397-08002B2CF9AE}" pid="30" name="MediaServiceImageTags">
    <vt:lpwstr/>
  </property>
</Properties>
</file>